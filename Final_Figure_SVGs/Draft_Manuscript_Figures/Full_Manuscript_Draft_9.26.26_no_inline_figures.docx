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E43D" w14:textId="24E90DFD" w:rsidR="00F53608" w:rsidDel="002231B2" w:rsidRDefault="00F53608">
      <w:pPr>
        <w:spacing w:line="480" w:lineRule="auto"/>
        <w:rPr>
          <w:del w:id="0" w:author="Anne Pringle" w:date="2026-06-02T09:09:00Z" w16du:dateUtc="2026-06-02T14:09:00Z"/>
          <w:sz w:val="24"/>
          <w:szCs w:val="24"/>
        </w:rPr>
      </w:pPr>
      <w:r w:rsidRPr="00120F42">
        <w:rPr>
          <w:sz w:val="24"/>
          <w:szCs w:val="24"/>
        </w:rPr>
        <w:t xml:space="preserve">The simple shapes of </w:t>
      </w:r>
      <w:r w:rsidRPr="00120F42">
        <w:rPr>
          <w:i/>
          <w:iCs/>
          <w:sz w:val="24"/>
          <w:szCs w:val="24"/>
        </w:rPr>
        <w:t xml:space="preserve">Amanita </w:t>
      </w:r>
      <w:r w:rsidRPr="00120F42">
        <w:rPr>
          <w:sz w:val="24"/>
          <w:szCs w:val="24"/>
        </w:rPr>
        <w:t>spores are influenced by complex ecological, phylogenetic, and biophysical variables.</w:t>
      </w:r>
    </w:p>
    <w:p w14:paraId="71B6DC9F" w14:textId="77777777" w:rsidR="002231B2" w:rsidRPr="00120F42" w:rsidRDefault="002231B2">
      <w:pPr>
        <w:spacing w:line="480" w:lineRule="auto"/>
        <w:rPr>
          <w:ins w:id="1" w:author="Anne Pringle" w:date="2026-09-02T09:04:00Z" w16du:dateUtc="2026-09-02T14:04:00Z"/>
          <w:sz w:val="24"/>
          <w:szCs w:val="24"/>
        </w:rPr>
      </w:pPr>
    </w:p>
    <w:p w14:paraId="672A6659" w14:textId="77777777" w:rsidR="00D25CCD" w:rsidRPr="00120F42" w:rsidRDefault="00D25CCD">
      <w:pPr>
        <w:spacing w:line="480" w:lineRule="auto"/>
        <w:rPr>
          <w:sz w:val="24"/>
          <w:szCs w:val="24"/>
        </w:rPr>
      </w:pPr>
    </w:p>
    <w:p w14:paraId="47C44630" w14:textId="29D35165" w:rsidR="00D25CCD" w:rsidRDefault="005C5AD8">
      <w:pPr>
        <w:spacing w:line="480" w:lineRule="auto"/>
        <w:rPr>
          <w:sz w:val="24"/>
          <w:szCs w:val="24"/>
          <w:vertAlign w:val="superscript"/>
        </w:rPr>
      </w:pPr>
      <w:r w:rsidRPr="00120F42">
        <w:rPr>
          <w:sz w:val="24"/>
          <w:szCs w:val="24"/>
        </w:rPr>
        <w:t>Authors: Jason Raiti</w:t>
      </w:r>
      <w:r w:rsidRPr="00120F42">
        <w:rPr>
          <w:sz w:val="24"/>
          <w:szCs w:val="24"/>
          <w:vertAlign w:val="superscript"/>
        </w:rPr>
        <w:t>1</w:t>
      </w:r>
      <w:r w:rsidRPr="00120F42">
        <w:rPr>
          <w:sz w:val="24"/>
          <w:szCs w:val="24"/>
        </w:rPr>
        <w:t>, Corbin Bryan</w:t>
      </w:r>
      <w:r w:rsidRPr="00120F42">
        <w:rPr>
          <w:sz w:val="24"/>
          <w:szCs w:val="24"/>
          <w:vertAlign w:val="superscript"/>
        </w:rPr>
        <w:t>1</w:t>
      </w:r>
      <w:r w:rsidRPr="00120F42">
        <w:rPr>
          <w:sz w:val="24"/>
          <w:szCs w:val="24"/>
        </w:rPr>
        <w:t>, Sydney Berkeley</w:t>
      </w:r>
      <w:r w:rsidRPr="00120F42">
        <w:rPr>
          <w:sz w:val="24"/>
          <w:szCs w:val="24"/>
          <w:vertAlign w:val="superscript"/>
        </w:rPr>
        <w:t>1</w:t>
      </w:r>
      <w:r w:rsidRPr="00120F42">
        <w:rPr>
          <w:sz w:val="24"/>
          <w:szCs w:val="24"/>
        </w:rPr>
        <w:t>, Carrie Chapek</w:t>
      </w:r>
      <w:r w:rsidRPr="00120F42">
        <w:rPr>
          <w:sz w:val="24"/>
          <w:szCs w:val="24"/>
          <w:vertAlign w:val="superscript"/>
        </w:rPr>
        <w:t>1</w:t>
      </w:r>
      <w:r w:rsidRPr="00120F42">
        <w:rPr>
          <w:sz w:val="24"/>
          <w:szCs w:val="24"/>
        </w:rPr>
        <w:t xml:space="preserve">, Jacob </w:t>
      </w:r>
      <w:r w:rsidR="00486C8A">
        <w:rPr>
          <w:sz w:val="24"/>
          <w:szCs w:val="24"/>
        </w:rPr>
        <w:t xml:space="preserve">J. </w:t>
      </w:r>
      <w:r w:rsidRPr="00120F42">
        <w:rPr>
          <w:sz w:val="24"/>
          <w:szCs w:val="24"/>
        </w:rPr>
        <w:t>Golan</w:t>
      </w:r>
      <w:r w:rsidRPr="00120F42">
        <w:rPr>
          <w:sz w:val="24"/>
          <w:szCs w:val="24"/>
          <w:vertAlign w:val="superscript"/>
        </w:rPr>
        <w:t>1</w:t>
      </w:r>
      <w:r w:rsidRPr="00120F42">
        <w:rPr>
          <w:sz w:val="24"/>
          <w:szCs w:val="24"/>
        </w:rPr>
        <w:t>, Carsen Grote</w:t>
      </w:r>
      <w:r w:rsidR="00F53608" w:rsidRPr="00120F42">
        <w:rPr>
          <w:sz w:val="24"/>
          <w:szCs w:val="24"/>
          <w:vertAlign w:val="superscript"/>
        </w:rPr>
        <w:t>2</w:t>
      </w:r>
      <w:r w:rsidRPr="00120F42">
        <w:rPr>
          <w:sz w:val="24"/>
          <w:szCs w:val="24"/>
        </w:rPr>
        <w:t>, Ricardo Kriebel</w:t>
      </w:r>
      <w:r w:rsidR="00F53608" w:rsidRPr="00120F42">
        <w:rPr>
          <w:sz w:val="24"/>
          <w:szCs w:val="24"/>
          <w:vertAlign w:val="superscript"/>
        </w:rPr>
        <w:t>3</w:t>
      </w:r>
      <w:r w:rsidRPr="00120F42">
        <w:rPr>
          <w:sz w:val="24"/>
          <w:szCs w:val="24"/>
        </w:rPr>
        <w:t>, Sheldon Stajkovic</w:t>
      </w:r>
      <w:r w:rsidRPr="00120F42">
        <w:rPr>
          <w:sz w:val="24"/>
          <w:szCs w:val="24"/>
          <w:vertAlign w:val="superscript"/>
        </w:rPr>
        <w:t>1</w:t>
      </w:r>
      <w:r w:rsidRPr="00120F42">
        <w:rPr>
          <w:sz w:val="24"/>
          <w:szCs w:val="24"/>
        </w:rPr>
        <w:t>, Yen-Wen Wang</w:t>
      </w:r>
      <w:r w:rsidR="00F53608" w:rsidRPr="00120F42">
        <w:rPr>
          <w:sz w:val="24"/>
          <w:szCs w:val="24"/>
          <w:vertAlign w:val="superscript"/>
        </w:rPr>
        <w:t>4</w:t>
      </w:r>
      <w:r w:rsidRPr="00120F42">
        <w:rPr>
          <w:sz w:val="24"/>
          <w:szCs w:val="24"/>
        </w:rPr>
        <w:t>, Anne Pringle</w:t>
      </w:r>
      <w:r w:rsidRPr="00120F42">
        <w:rPr>
          <w:sz w:val="24"/>
          <w:szCs w:val="24"/>
          <w:vertAlign w:val="superscript"/>
        </w:rPr>
        <w:t>1</w:t>
      </w:r>
      <w:r w:rsidR="00F53608" w:rsidRPr="00120F42">
        <w:rPr>
          <w:sz w:val="24"/>
          <w:szCs w:val="24"/>
          <w:vertAlign w:val="superscript"/>
        </w:rPr>
        <w:t>,5</w:t>
      </w:r>
    </w:p>
    <w:p w14:paraId="4B001B41" w14:textId="77777777" w:rsidR="002231B2" w:rsidRPr="00120F42" w:rsidRDefault="002231B2">
      <w:pPr>
        <w:spacing w:line="480" w:lineRule="auto"/>
        <w:rPr>
          <w:sz w:val="24"/>
          <w:szCs w:val="24"/>
          <w:vertAlign w:val="superscript"/>
        </w:rPr>
      </w:pPr>
    </w:p>
    <w:p w14:paraId="49F3D7F2" w14:textId="7706AEF8" w:rsidR="00D25CCD" w:rsidRPr="00120F42" w:rsidRDefault="18D81A98" w:rsidP="18D81A98">
      <w:pPr>
        <w:spacing w:line="480" w:lineRule="auto"/>
        <w:rPr>
          <w:sz w:val="24"/>
          <w:szCs w:val="24"/>
          <w:lang w:val="en-US"/>
        </w:rPr>
      </w:pPr>
      <w:r w:rsidRPr="18D81A98">
        <w:rPr>
          <w:sz w:val="24"/>
          <w:szCs w:val="24"/>
          <w:lang w:val="en-US"/>
        </w:rPr>
        <w:t>ORDID iDs:</w:t>
      </w:r>
    </w:p>
    <w:p w14:paraId="073D3969" w14:textId="77777777" w:rsidR="00D25CCD" w:rsidRPr="00120F42" w:rsidRDefault="005C5AD8">
      <w:pPr>
        <w:spacing w:line="480" w:lineRule="auto"/>
        <w:rPr>
          <w:sz w:val="24"/>
          <w:szCs w:val="24"/>
        </w:rPr>
      </w:pPr>
      <w:r w:rsidRPr="00120F42">
        <w:rPr>
          <w:sz w:val="24"/>
          <w:szCs w:val="24"/>
        </w:rPr>
        <w:t>Jason Raiti: 0009-0006-5092-1969</w:t>
      </w:r>
    </w:p>
    <w:p w14:paraId="12D86648" w14:textId="77777777" w:rsidR="00D25CCD" w:rsidRPr="00120F42" w:rsidRDefault="005C5AD8">
      <w:pPr>
        <w:spacing w:line="480" w:lineRule="auto"/>
        <w:rPr>
          <w:sz w:val="24"/>
          <w:szCs w:val="24"/>
        </w:rPr>
      </w:pPr>
      <w:r w:rsidRPr="00120F42">
        <w:rPr>
          <w:sz w:val="24"/>
          <w:szCs w:val="24"/>
        </w:rPr>
        <w:t>Corbin Bryan: 0009-0006-8075-9018</w:t>
      </w:r>
    </w:p>
    <w:p w14:paraId="70A850C8" w14:textId="77777777" w:rsidR="00D25CCD" w:rsidRPr="00120F42" w:rsidRDefault="005C5AD8">
      <w:pPr>
        <w:spacing w:line="480" w:lineRule="auto"/>
        <w:rPr>
          <w:sz w:val="24"/>
          <w:szCs w:val="24"/>
          <w:vertAlign w:val="superscript"/>
        </w:rPr>
      </w:pPr>
      <w:r w:rsidRPr="00120F42">
        <w:rPr>
          <w:sz w:val="24"/>
          <w:szCs w:val="24"/>
        </w:rPr>
        <w:t>Sydney Berkeley: 0009-0004-4357-5004</w:t>
      </w:r>
    </w:p>
    <w:p w14:paraId="4576DE47" w14:textId="4E9012F8" w:rsidR="00D25CCD" w:rsidRPr="00120F42" w:rsidRDefault="005C5AD8">
      <w:pPr>
        <w:spacing w:line="480" w:lineRule="auto"/>
        <w:rPr>
          <w:sz w:val="24"/>
          <w:szCs w:val="24"/>
        </w:rPr>
      </w:pPr>
      <w:r w:rsidRPr="00120F42">
        <w:rPr>
          <w:sz w:val="24"/>
          <w:szCs w:val="24"/>
        </w:rPr>
        <w:t xml:space="preserve">Carrie Chapek: </w:t>
      </w:r>
      <w:r w:rsidR="00F53608" w:rsidRPr="00120F42">
        <w:rPr>
          <w:sz w:val="24"/>
          <w:szCs w:val="24"/>
        </w:rPr>
        <w:t>Not available.</w:t>
      </w:r>
    </w:p>
    <w:p w14:paraId="5019FEC0" w14:textId="0188B025" w:rsidR="00D25CCD" w:rsidRPr="00120F42" w:rsidRDefault="005C5AD8">
      <w:pPr>
        <w:spacing w:line="480" w:lineRule="auto"/>
        <w:rPr>
          <w:sz w:val="24"/>
          <w:szCs w:val="24"/>
        </w:rPr>
      </w:pPr>
      <w:r w:rsidRPr="00120F42">
        <w:rPr>
          <w:sz w:val="24"/>
          <w:szCs w:val="24"/>
        </w:rPr>
        <w:t xml:space="preserve">Jacob </w:t>
      </w:r>
      <w:r w:rsidR="00F53608" w:rsidRPr="00120F42">
        <w:rPr>
          <w:sz w:val="24"/>
          <w:szCs w:val="24"/>
        </w:rPr>
        <w:t xml:space="preserve">J. </w:t>
      </w:r>
      <w:r w:rsidRPr="00120F42">
        <w:rPr>
          <w:sz w:val="24"/>
          <w:szCs w:val="24"/>
        </w:rPr>
        <w:t>Golan: 0000-0002-9127-1329</w:t>
      </w:r>
    </w:p>
    <w:p w14:paraId="47383706" w14:textId="77777777" w:rsidR="00D25CCD" w:rsidRPr="00120F42" w:rsidRDefault="005C5AD8">
      <w:pPr>
        <w:spacing w:line="480" w:lineRule="auto"/>
        <w:rPr>
          <w:sz w:val="24"/>
          <w:szCs w:val="24"/>
        </w:rPr>
      </w:pPr>
      <w:r w:rsidRPr="00120F42">
        <w:rPr>
          <w:sz w:val="24"/>
          <w:szCs w:val="24"/>
        </w:rPr>
        <w:t>Carsen Grote: 0009-0003-6870-9390</w:t>
      </w:r>
    </w:p>
    <w:p w14:paraId="3C9CC763" w14:textId="77777777" w:rsidR="00D25CCD" w:rsidRPr="00120F42" w:rsidRDefault="005C5AD8">
      <w:pPr>
        <w:spacing w:line="480" w:lineRule="auto"/>
        <w:rPr>
          <w:sz w:val="24"/>
          <w:szCs w:val="24"/>
        </w:rPr>
      </w:pPr>
      <w:r w:rsidRPr="00120F42">
        <w:rPr>
          <w:sz w:val="24"/>
          <w:szCs w:val="24"/>
        </w:rPr>
        <w:t>Ricardo Kriebel: 0000-0002-1138-7533</w:t>
      </w:r>
    </w:p>
    <w:p w14:paraId="767E6BE2" w14:textId="77777777" w:rsidR="00D25CCD" w:rsidRPr="00120F42" w:rsidRDefault="534695E8" w:rsidP="534695E8">
      <w:pPr>
        <w:spacing w:line="480" w:lineRule="auto"/>
        <w:rPr>
          <w:sz w:val="24"/>
          <w:szCs w:val="24"/>
          <w:lang w:val="en-US"/>
        </w:rPr>
      </w:pPr>
      <w:r w:rsidRPr="00120F42">
        <w:rPr>
          <w:sz w:val="24"/>
          <w:szCs w:val="24"/>
          <w:lang w:val="en-US"/>
        </w:rPr>
        <w:t>Sheldon Stajkovic: 0009-0006-6022-3662</w:t>
      </w:r>
    </w:p>
    <w:p w14:paraId="568CB526" w14:textId="7F4C5249" w:rsidR="00D25CCD" w:rsidRPr="00120F42" w:rsidRDefault="005C5AD8">
      <w:pPr>
        <w:spacing w:line="480" w:lineRule="auto"/>
        <w:rPr>
          <w:sz w:val="24"/>
          <w:szCs w:val="24"/>
        </w:rPr>
      </w:pPr>
      <w:r w:rsidRPr="00120F42">
        <w:rPr>
          <w:sz w:val="24"/>
          <w:szCs w:val="24"/>
        </w:rPr>
        <w:t>Yen-Wen Wang: 0000</w:t>
      </w:r>
      <w:r w:rsidR="00674F8C">
        <w:rPr>
          <w:sz w:val="24"/>
          <w:szCs w:val="24"/>
        </w:rPr>
        <w:t>-</w:t>
      </w:r>
      <w:r w:rsidRPr="00120F42">
        <w:rPr>
          <w:sz w:val="24"/>
          <w:szCs w:val="24"/>
        </w:rPr>
        <w:t>0002</w:t>
      </w:r>
      <w:r w:rsidR="00674F8C">
        <w:rPr>
          <w:sz w:val="24"/>
          <w:szCs w:val="24"/>
        </w:rPr>
        <w:t>-</w:t>
      </w:r>
      <w:r w:rsidRPr="00120F42">
        <w:rPr>
          <w:sz w:val="24"/>
          <w:szCs w:val="24"/>
        </w:rPr>
        <w:t>6851</w:t>
      </w:r>
      <w:r w:rsidR="00674F8C">
        <w:rPr>
          <w:sz w:val="24"/>
          <w:szCs w:val="24"/>
        </w:rPr>
        <w:t>-</w:t>
      </w:r>
      <w:r w:rsidRPr="00120F42">
        <w:rPr>
          <w:sz w:val="24"/>
          <w:szCs w:val="24"/>
        </w:rPr>
        <w:t>1646</w:t>
      </w:r>
    </w:p>
    <w:p w14:paraId="12787C76" w14:textId="77777777" w:rsidR="00D25CCD" w:rsidRDefault="005C5AD8">
      <w:pPr>
        <w:spacing w:line="480" w:lineRule="auto"/>
        <w:rPr>
          <w:sz w:val="24"/>
          <w:szCs w:val="24"/>
        </w:rPr>
      </w:pPr>
      <w:r w:rsidRPr="00120F42">
        <w:rPr>
          <w:sz w:val="24"/>
          <w:szCs w:val="24"/>
        </w:rPr>
        <w:t>Anne Pringle: 0000-0002-1526-6739</w:t>
      </w:r>
    </w:p>
    <w:p w14:paraId="060F953A" w14:textId="77777777" w:rsidR="002231B2" w:rsidRPr="00120F42" w:rsidRDefault="002231B2">
      <w:pPr>
        <w:spacing w:line="480" w:lineRule="auto"/>
        <w:rPr>
          <w:sz w:val="24"/>
          <w:szCs w:val="24"/>
          <w:vertAlign w:val="superscript"/>
        </w:rPr>
      </w:pPr>
    </w:p>
    <w:p w14:paraId="26813C3A" w14:textId="77777777" w:rsidR="00D25CCD" w:rsidRPr="00120F42" w:rsidRDefault="005C5AD8">
      <w:pPr>
        <w:spacing w:line="480" w:lineRule="auto"/>
        <w:rPr>
          <w:sz w:val="24"/>
          <w:szCs w:val="24"/>
        </w:rPr>
      </w:pPr>
      <w:r w:rsidRPr="00120F42">
        <w:rPr>
          <w:sz w:val="24"/>
          <w:szCs w:val="24"/>
          <w:vertAlign w:val="superscript"/>
        </w:rPr>
        <w:t xml:space="preserve">1 </w:t>
      </w:r>
      <w:r w:rsidRPr="00120F42">
        <w:rPr>
          <w:sz w:val="24"/>
          <w:szCs w:val="24"/>
        </w:rPr>
        <w:t>Department of Botany, University of Wisconsin-Madison</w:t>
      </w:r>
    </w:p>
    <w:p w14:paraId="39270E31" w14:textId="646FF8FB" w:rsidR="00D25CCD" w:rsidRPr="00120F42" w:rsidRDefault="00F53608">
      <w:pPr>
        <w:spacing w:line="480" w:lineRule="auto"/>
        <w:rPr>
          <w:sz w:val="24"/>
          <w:szCs w:val="24"/>
        </w:rPr>
      </w:pPr>
      <w:r w:rsidRPr="00120F42">
        <w:rPr>
          <w:sz w:val="24"/>
          <w:szCs w:val="24"/>
          <w:vertAlign w:val="superscript"/>
        </w:rPr>
        <w:t>2</w:t>
      </w:r>
      <w:r w:rsidR="005C5AD8" w:rsidRPr="00120F42">
        <w:rPr>
          <w:sz w:val="24"/>
          <w:szCs w:val="24"/>
          <w:vertAlign w:val="superscript"/>
        </w:rPr>
        <w:t xml:space="preserve"> </w:t>
      </w:r>
      <w:r w:rsidR="005C5AD8" w:rsidRPr="00120F42">
        <w:rPr>
          <w:sz w:val="24"/>
          <w:szCs w:val="24"/>
        </w:rPr>
        <w:t>Department of Mathematics, University of Wisconsin-Madison</w:t>
      </w:r>
    </w:p>
    <w:p w14:paraId="5ACD0684" w14:textId="086E0C4C" w:rsidR="00D25CCD" w:rsidRPr="00120F42" w:rsidRDefault="00F53608">
      <w:pPr>
        <w:spacing w:line="480" w:lineRule="auto"/>
        <w:rPr>
          <w:sz w:val="24"/>
          <w:szCs w:val="24"/>
        </w:rPr>
      </w:pPr>
      <w:r w:rsidRPr="00120F42">
        <w:rPr>
          <w:sz w:val="24"/>
          <w:szCs w:val="24"/>
          <w:vertAlign w:val="superscript"/>
        </w:rPr>
        <w:t>3</w:t>
      </w:r>
      <w:r w:rsidR="005C5AD8" w:rsidRPr="00120F42">
        <w:rPr>
          <w:sz w:val="24"/>
          <w:szCs w:val="24"/>
          <w:vertAlign w:val="superscript"/>
        </w:rPr>
        <w:t xml:space="preserve"> </w:t>
      </w:r>
      <w:r w:rsidR="005C5AD8" w:rsidRPr="00120F42">
        <w:rPr>
          <w:sz w:val="24"/>
          <w:szCs w:val="24"/>
        </w:rPr>
        <w:t>Department of Botany, California Academy of Sciences</w:t>
      </w:r>
    </w:p>
    <w:p w14:paraId="24B8CF98" w14:textId="5C1CCE56" w:rsidR="00D25CCD" w:rsidRPr="00120F42" w:rsidRDefault="00F53608">
      <w:pPr>
        <w:spacing w:line="480" w:lineRule="auto"/>
        <w:rPr>
          <w:sz w:val="24"/>
          <w:szCs w:val="24"/>
        </w:rPr>
      </w:pPr>
      <w:r w:rsidRPr="00120F42">
        <w:rPr>
          <w:sz w:val="24"/>
          <w:szCs w:val="24"/>
          <w:vertAlign w:val="superscript"/>
        </w:rPr>
        <w:lastRenderedPageBreak/>
        <w:t>4</w:t>
      </w:r>
      <w:r w:rsidR="005C5AD8" w:rsidRPr="00120F42">
        <w:rPr>
          <w:sz w:val="24"/>
          <w:szCs w:val="24"/>
          <w:vertAlign w:val="superscript"/>
        </w:rPr>
        <w:t xml:space="preserve"> </w:t>
      </w:r>
      <w:r w:rsidR="005C5AD8" w:rsidRPr="00120F42">
        <w:rPr>
          <w:sz w:val="24"/>
          <w:szCs w:val="24"/>
        </w:rPr>
        <w:t>Department of Biostatistics, Yale University</w:t>
      </w:r>
    </w:p>
    <w:p w14:paraId="20DFF57B" w14:textId="533C11E9" w:rsidR="00F53608" w:rsidRPr="00120F42" w:rsidRDefault="00F53608" w:rsidP="00F53608">
      <w:pPr>
        <w:spacing w:line="480" w:lineRule="auto"/>
        <w:rPr>
          <w:sz w:val="24"/>
          <w:szCs w:val="24"/>
        </w:rPr>
      </w:pPr>
      <w:r w:rsidRPr="00120F42">
        <w:rPr>
          <w:sz w:val="24"/>
          <w:szCs w:val="24"/>
          <w:vertAlign w:val="superscript"/>
        </w:rPr>
        <w:t>5</w:t>
      </w:r>
      <w:r w:rsidR="00506A93">
        <w:rPr>
          <w:sz w:val="24"/>
          <w:szCs w:val="24"/>
          <w:vertAlign w:val="superscript"/>
        </w:rPr>
        <w:t xml:space="preserve"> </w:t>
      </w:r>
      <w:r w:rsidRPr="00120F42">
        <w:rPr>
          <w:sz w:val="24"/>
          <w:szCs w:val="24"/>
        </w:rPr>
        <w:t>Department of Bacteriology, University of Wisconsin-Madison</w:t>
      </w:r>
    </w:p>
    <w:p w14:paraId="7077B456" w14:textId="77777777" w:rsidR="00F53608" w:rsidRPr="00120F42" w:rsidRDefault="00F53608">
      <w:pPr>
        <w:spacing w:line="480" w:lineRule="auto"/>
        <w:rPr>
          <w:sz w:val="24"/>
          <w:szCs w:val="24"/>
        </w:rPr>
      </w:pPr>
    </w:p>
    <w:p w14:paraId="0A37501D" w14:textId="77777777" w:rsidR="00D25CCD" w:rsidRPr="00120F42" w:rsidRDefault="00D25CCD">
      <w:pPr>
        <w:spacing w:line="480" w:lineRule="auto"/>
        <w:rPr>
          <w:sz w:val="24"/>
          <w:szCs w:val="24"/>
        </w:rPr>
      </w:pPr>
    </w:p>
    <w:p w14:paraId="2CD40C8A" w14:textId="50EE616C" w:rsidR="00D25CCD" w:rsidRPr="00120F42" w:rsidRDefault="005C5AD8">
      <w:pPr>
        <w:spacing w:line="480" w:lineRule="auto"/>
        <w:rPr>
          <w:sz w:val="24"/>
          <w:szCs w:val="24"/>
        </w:rPr>
      </w:pPr>
      <w:r w:rsidRPr="00120F42">
        <w:rPr>
          <w:sz w:val="24"/>
          <w:szCs w:val="24"/>
        </w:rPr>
        <w:t>Keywords: Basidiospore; spore shape; morphometrics; climate; trait ecology; dispersal; Amanita; mushroom</w:t>
      </w:r>
      <w:r w:rsidR="00506A93">
        <w:rPr>
          <w:sz w:val="24"/>
          <w:szCs w:val="24"/>
        </w:rPr>
        <w:t xml:space="preserve">; </w:t>
      </w:r>
      <w:r w:rsidR="00506A93" w:rsidRPr="00120F42">
        <w:rPr>
          <w:sz w:val="24"/>
          <w:szCs w:val="24"/>
        </w:rPr>
        <w:t xml:space="preserve">Stokes </w:t>
      </w:r>
      <w:commentRangeStart w:id="2"/>
      <w:r w:rsidR="00506A93" w:rsidRPr="00120F42">
        <w:rPr>
          <w:sz w:val="24"/>
          <w:szCs w:val="24"/>
        </w:rPr>
        <w:t>flow</w:t>
      </w:r>
      <w:commentRangeEnd w:id="2"/>
      <w:r w:rsidR="00506A93" w:rsidRPr="00120F42">
        <w:rPr>
          <w:rStyle w:val="CommentReference"/>
          <w:sz w:val="24"/>
          <w:szCs w:val="24"/>
        </w:rPr>
        <w:commentReference w:id="2"/>
      </w:r>
    </w:p>
    <w:p w14:paraId="328C6FA3" w14:textId="77777777" w:rsidR="003E252B" w:rsidRPr="00120F42" w:rsidRDefault="003E252B">
      <w:pPr>
        <w:spacing w:line="480" w:lineRule="auto"/>
        <w:rPr>
          <w:sz w:val="24"/>
          <w:szCs w:val="24"/>
        </w:rPr>
      </w:pPr>
    </w:p>
    <w:p w14:paraId="23403D19" w14:textId="4AAF655B" w:rsidR="003E252B" w:rsidRPr="00120F42" w:rsidRDefault="18D81A98" w:rsidP="18D81A98">
      <w:pPr>
        <w:spacing w:line="480" w:lineRule="auto"/>
        <w:rPr>
          <w:sz w:val="24"/>
          <w:szCs w:val="24"/>
          <w:lang w:val="en-US"/>
        </w:rPr>
      </w:pPr>
      <w:r w:rsidRPr="18D81A98">
        <w:rPr>
          <w:sz w:val="24"/>
          <w:szCs w:val="24"/>
          <w:lang w:val="en-US"/>
        </w:rPr>
        <w:t xml:space="preserve">AI Statement: The authors used </w:t>
      </w:r>
      <w:r w:rsidR="002D48C5">
        <w:rPr>
          <w:sz w:val="24"/>
          <w:szCs w:val="24"/>
          <w:lang w:val="en-US"/>
        </w:rPr>
        <w:t xml:space="preserve">the </w:t>
      </w:r>
      <w:r w:rsidRPr="18D81A98">
        <w:rPr>
          <w:sz w:val="24"/>
          <w:szCs w:val="24"/>
          <w:lang w:val="en-US"/>
        </w:rPr>
        <w:t xml:space="preserve">generative artificial intelligence tools Grammarly, ChatGPT, and Gemini to assist with editing and improving the clarity and readability of the manuscript. These tools were not used to generate research data, interpret results, or formulate scientific conclusions. All text was reviewed and revised by the authors, </w:t>
      </w:r>
      <w:r w:rsidR="002231B2">
        <w:rPr>
          <w:sz w:val="24"/>
          <w:szCs w:val="24"/>
          <w:lang w:val="en-US"/>
        </w:rPr>
        <w:t xml:space="preserve">and we </w:t>
      </w:r>
      <w:r w:rsidRPr="18D81A98">
        <w:rPr>
          <w:sz w:val="24"/>
          <w:szCs w:val="24"/>
          <w:lang w:val="en-US"/>
        </w:rPr>
        <w:t>take full responsibility for the content of the manuscript.</w:t>
      </w:r>
    </w:p>
    <w:p w14:paraId="3245D16C" w14:textId="77777777" w:rsidR="003E252B" w:rsidRPr="00120F42" w:rsidRDefault="003E252B">
      <w:pPr>
        <w:spacing w:line="480" w:lineRule="auto"/>
        <w:rPr>
          <w:sz w:val="24"/>
          <w:szCs w:val="24"/>
        </w:rPr>
      </w:pPr>
    </w:p>
    <w:p w14:paraId="018CAA6F" w14:textId="77777777" w:rsidR="003E252B" w:rsidRPr="00120F42" w:rsidRDefault="003E252B">
      <w:pPr>
        <w:spacing w:line="480" w:lineRule="auto"/>
        <w:rPr>
          <w:sz w:val="24"/>
          <w:szCs w:val="24"/>
        </w:rPr>
      </w:pPr>
    </w:p>
    <w:p w14:paraId="056CBDF8" w14:textId="77777777" w:rsidR="00D25CCD" w:rsidRPr="00120F42" w:rsidRDefault="005C5AD8">
      <w:pPr>
        <w:pStyle w:val="Heading2"/>
        <w:keepNext w:val="0"/>
        <w:keepLines w:val="0"/>
        <w:spacing w:before="0" w:after="0" w:line="480" w:lineRule="auto"/>
        <w:rPr>
          <w:b/>
          <w:bCs/>
          <w:sz w:val="24"/>
          <w:szCs w:val="24"/>
        </w:rPr>
      </w:pPr>
      <w:bookmarkStart w:id="3" w:name="_lntjcos4uhgx" w:colFirst="0" w:colLast="0"/>
      <w:bookmarkEnd w:id="3"/>
      <w:r w:rsidRPr="00120F42">
        <w:rPr>
          <w:b/>
          <w:bCs/>
          <w:sz w:val="24"/>
          <w:szCs w:val="24"/>
        </w:rPr>
        <w:t>ABSTRACT</w:t>
      </w:r>
    </w:p>
    <w:p w14:paraId="214D7BD5" w14:textId="1B64EA08" w:rsidR="00D25CCD" w:rsidRPr="00120F42" w:rsidRDefault="00F53608" w:rsidP="534695E8">
      <w:pPr>
        <w:spacing w:line="480" w:lineRule="auto"/>
        <w:rPr>
          <w:sz w:val="24"/>
          <w:szCs w:val="24"/>
          <w:lang w:val="en-US"/>
        </w:rPr>
      </w:pPr>
      <w:r w:rsidRPr="00120F42">
        <w:rPr>
          <w:sz w:val="24"/>
          <w:szCs w:val="24"/>
          <w:lang w:val="en-US"/>
        </w:rPr>
        <w:t>S</w:t>
      </w:r>
      <w:r w:rsidR="534695E8" w:rsidRPr="00120F42">
        <w:rPr>
          <w:sz w:val="24"/>
          <w:szCs w:val="24"/>
          <w:lang w:val="en-US"/>
        </w:rPr>
        <w:t xml:space="preserve">pores are essential </w:t>
      </w:r>
      <w:r w:rsidR="002231B2">
        <w:rPr>
          <w:sz w:val="24"/>
          <w:szCs w:val="24"/>
          <w:lang w:val="en-US"/>
        </w:rPr>
        <w:t>to</w:t>
      </w:r>
      <w:r w:rsidR="002231B2" w:rsidRPr="00120F42">
        <w:rPr>
          <w:sz w:val="24"/>
          <w:szCs w:val="24"/>
          <w:lang w:val="en-US"/>
        </w:rPr>
        <w:t xml:space="preserve"> </w:t>
      </w:r>
      <w:r w:rsidR="002231B2">
        <w:rPr>
          <w:sz w:val="24"/>
          <w:szCs w:val="24"/>
          <w:lang w:val="en-US"/>
        </w:rPr>
        <w:t xml:space="preserve">fungal </w:t>
      </w:r>
      <w:r w:rsidR="534695E8" w:rsidRPr="00120F42">
        <w:rPr>
          <w:sz w:val="24"/>
          <w:szCs w:val="24"/>
          <w:lang w:val="en-US"/>
        </w:rPr>
        <w:t xml:space="preserve">reproduction and dispersal, but why spores are shaped as they are remains poorly understood. Using morphometric data from 1,041 spore outlines representing 211 species, we plotted the evolution of spore shape across the fungal genus </w:t>
      </w:r>
      <w:r w:rsidR="534695E8" w:rsidRPr="00120F42">
        <w:rPr>
          <w:i/>
          <w:iCs/>
          <w:sz w:val="24"/>
          <w:szCs w:val="24"/>
          <w:lang w:val="en-US"/>
        </w:rPr>
        <w:t>Amanita</w:t>
      </w:r>
      <w:r w:rsidR="534695E8" w:rsidRPr="00120F42">
        <w:rPr>
          <w:sz w:val="24"/>
          <w:szCs w:val="24"/>
          <w:lang w:val="en-US"/>
        </w:rPr>
        <w:t>. We quantified spore shape and volume with elliptic Fourier analysis and principal component decomposition. Shapes and volumes were then integrated with multi</w:t>
      </w:r>
      <w:r w:rsidR="00216529">
        <w:rPr>
          <w:sz w:val="24"/>
          <w:szCs w:val="24"/>
          <w:lang w:val="en-US"/>
        </w:rPr>
        <w:t>-</w:t>
      </w:r>
      <w:commentRangeStart w:id="4"/>
      <w:r w:rsidR="534695E8" w:rsidRPr="00120F42">
        <w:rPr>
          <w:sz w:val="24"/>
          <w:szCs w:val="24"/>
          <w:lang w:val="en-US"/>
        </w:rPr>
        <w:t>locus</w:t>
      </w:r>
      <w:commentRangeEnd w:id="4"/>
      <w:r w:rsidR="00216529" w:rsidRPr="00120F42">
        <w:rPr>
          <w:rStyle w:val="CommentReference"/>
          <w:sz w:val="24"/>
          <w:szCs w:val="24"/>
          <w:lang w:val="en-US"/>
        </w:rPr>
        <w:commentReference w:id="4"/>
      </w:r>
      <w:r w:rsidR="534695E8" w:rsidRPr="00120F42">
        <w:rPr>
          <w:sz w:val="24"/>
          <w:szCs w:val="24"/>
          <w:lang w:val="en-US"/>
        </w:rPr>
        <w:t xml:space="preserve"> phylogenetic reconstructions and matched to climatic variables derived from global climate databases. Most variation in spore shape (84.6%) is explained by a single principal component representing whether a spore is globose </w:t>
      </w:r>
      <w:r w:rsidR="534695E8" w:rsidRPr="00120F42">
        <w:rPr>
          <w:sz w:val="24"/>
          <w:szCs w:val="24"/>
          <w:lang w:val="en-US"/>
        </w:rPr>
        <w:lastRenderedPageBreak/>
        <w:t xml:space="preserve">(round) or elongate. Elongate spores are typically small, and larger spores are rarely elongated. After accounting for phylogenetic history, trophic mode (whether a species is ectomycorrhizal or not) explains little about spore shape. Instead, </w:t>
      </w:r>
      <w:r w:rsidR="00120F42" w:rsidRPr="00120F42">
        <w:rPr>
          <w:sz w:val="24"/>
          <w:szCs w:val="24"/>
          <w:lang w:val="en-US"/>
        </w:rPr>
        <w:t>trait mapping revealed the repeated evolution of similar morphologies across distinct lineages</w:t>
      </w:r>
      <w:r w:rsidR="534695E8" w:rsidRPr="00120F42">
        <w:rPr>
          <w:sz w:val="24"/>
          <w:szCs w:val="24"/>
          <w:lang w:val="en-US"/>
        </w:rPr>
        <w:t xml:space="preserve"> within the genus, regardless of </w:t>
      </w:r>
      <w:r w:rsidR="002231B2">
        <w:rPr>
          <w:sz w:val="24"/>
          <w:szCs w:val="24"/>
          <w:lang w:val="en-US"/>
        </w:rPr>
        <w:t>trophic mode</w:t>
      </w:r>
      <w:r w:rsidR="534695E8" w:rsidRPr="00120F42">
        <w:rPr>
          <w:sz w:val="24"/>
          <w:szCs w:val="24"/>
          <w:lang w:val="en-US"/>
        </w:rPr>
        <w:t xml:space="preserve">. While trophic mode did not explain spore shape, elongate spores were more likely to be found in wet and temperate habitats, </w:t>
      </w:r>
      <w:r w:rsidR="00120F42" w:rsidRPr="00120F42">
        <w:rPr>
          <w:sz w:val="24"/>
          <w:szCs w:val="24"/>
          <w:lang w:val="en-US"/>
        </w:rPr>
        <w:t>suggesting a climatic influence on the evolution of spore elongation</w:t>
      </w:r>
      <w:r w:rsidR="534695E8" w:rsidRPr="00120F42">
        <w:rPr>
          <w:sz w:val="24"/>
          <w:szCs w:val="24"/>
          <w:lang w:val="en-US"/>
        </w:rPr>
        <w:t xml:space="preserve">. </w:t>
      </w:r>
      <w:r w:rsidR="00DA4D6B" w:rsidRPr="00120F42">
        <w:rPr>
          <w:sz w:val="24"/>
          <w:szCs w:val="24"/>
          <w:lang w:val="en-US"/>
        </w:rPr>
        <w:t xml:space="preserve">A model suggests </w:t>
      </w:r>
      <w:r w:rsidR="00182224" w:rsidRPr="00120F42">
        <w:rPr>
          <w:sz w:val="24"/>
          <w:szCs w:val="24"/>
          <w:lang w:val="en-US"/>
        </w:rPr>
        <w:t>shape</w:t>
      </w:r>
      <w:r w:rsidR="00DA4D6B" w:rsidRPr="00120F42">
        <w:rPr>
          <w:sz w:val="24"/>
          <w:szCs w:val="24"/>
          <w:lang w:val="en-US"/>
        </w:rPr>
        <w:t xml:space="preserve"> may also reflect selection imposed by climate on dispersal physics, including shape-dependent terminal velocity under low–Reynolds number flow. Our </w:t>
      </w:r>
      <w:r w:rsidR="534695E8" w:rsidRPr="00120F42">
        <w:rPr>
          <w:sz w:val="24"/>
          <w:szCs w:val="24"/>
          <w:lang w:val="en-US"/>
        </w:rPr>
        <w:t xml:space="preserve">findings </w:t>
      </w:r>
      <w:r w:rsidR="008B2022" w:rsidRPr="00120F42">
        <w:rPr>
          <w:sz w:val="24"/>
          <w:szCs w:val="24"/>
          <w:lang w:val="en-US"/>
        </w:rPr>
        <w:t xml:space="preserve">imply </w:t>
      </w:r>
      <w:r w:rsidR="00DA4D6B" w:rsidRPr="00120F42">
        <w:rPr>
          <w:sz w:val="24"/>
          <w:szCs w:val="24"/>
          <w:lang w:val="en-US"/>
        </w:rPr>
        <w:t>the</w:t>
      </w:r>
      <w:r w:rsidR="534695E8" w:rsidRPr="00120F42">
        <w:rPr>
          <w:sz w:val="24"/>
          <w:szCs w:val="24"/>
          <w:lang w:val="en-US"/>
        </w:rPr>
        <w:t xml:space="preserve"> morphology</w:t>
      </w:r>
      <w:r w:rsidR="00DA4D6B" w:rsidRPr="00120F42">
        <w:rPr>
          <w:sz w:val="24"/>
          <w:szCs w:val="24"/>
          <w:lang w:val="en-US"/>
        </w:rPr>
        <w:t xml:space="preserve"> of </w:t>
      </w:r>
      <w:r w:rsidR="00DA4D6B" w:rsidRPr="00120F42">
        <w:rPr>
          <w:i/>
          <w:iCs/>
          <w:sz w:val="24"/>
          <w:szCs w:val="24"/>
          <w:lang w:val="en-US"/>
        </w:rPr>
        <w:t>Amanita</w:t>
      </w:r>
      <w:r w:rsidR="00DA4D6B" w:rsidRPr="00120F42">
        <w:rPr>
          <w:sz w:val="24"/>
          <w:szCs w:val="24"/>
          <w:lang w:val="en-US"/>
        </w:rPr>
        <w:t xml:space="preserve"> spores </w:t>
      </w:r>
      <w:r w:rsidR="534695E8" w:rsidRPr="00120F42">
        <w:rPr>
          <w:sz w:val="24"/>
          <w:szCs w:val="24"/>
          <w:lang w:val="en-US"/>
        </w:rPr>
        <w:t xml:space="preserve">is shaped not by </w:t>
      </w:r>
      <w:r w:rsidR="002231B2">
        <w:rPr>
          <w:sz w:val="24"/>
          <w:szCs w:val="24"/>
          <w:lang w:val="en-US"/>
        </w:rPr>
        <w:t xml:space="preserve">how a fungus </w:t>
      </w:r>
      <w:commentRangeStart w:id="5"/>
      <w:r w:rsidR="002231B2">
        <w:rPr>
          <w:sz w:val="24"/>
          <w:szCs w:val="24"/>
          <w:lang w:val="en-US"/>
        </w:rPr>
        <w:t>eats</w:t>
      </w:r>
      <w:commentRangeEnd w:id="5"/>
      <w:r w:rsidR="002231B2" w:rsidRPr="00120F42">
        <w:rPr>
          <w:rStyle w:val="CommentReference"/>
          <w:sz w:val="24"/>
          <w:szCs w:val="24"/>
          <w:lang w:val="en-US"/>
        </w:rPr>
        <w:commentReference w:id="5"/>
      </w:r>
      <w:r w:rsidR="534695E8" w:rsidRPr="00120F42">
        <w:rPr>
          <w:sz w:val="24"/>
          <w:szCs w:val="24"/>
          <w:lang w:val="en-US"/>
        </w:rPr>
        <w:t xml:space="preserve"> but by the environmental and biophysical constraints influencing </w:t>
      </w:r>
      <w:commentRangeStart w:id="6"/>
      <w:r w:rsidR="534695E8" w:rsidRPr="00120F42">
        <w:rPr>
          <w:sz w:val="24"/>
          <w:szCs w:val="24"/>
          <w:lang w:val="en-US"/>
        </w:rPr>
        <w:t>dispersal</w:t>
      </w:r>
      <w:commentRangeEnd w:id="6"/>
      <w:r w:rsidR="00182224" w:rsidRPr="00120F42">
        <w:rPr>
          <w:rStyle w:val="CommentReference"/>
          <w:sz w:val="24"/>
          <w:szCs w:val="24"/>
          <w:lang w:val="en-US"/>
        </w:rPr>
        <w:commentReference w:id="6"/>
      </w:r>
      <w:r w:rsidR="534695E8" w:rsidRPr="00120F42">
        <w:rPr>
          <w:sz w:val="24"/>
          <w:szCs w:val="24"/>
          <w:lang w:val="en-US"/>
        </w:rPr>
        <w:t xml:space="preserve">. </w:t>
      </w:r>
    </w:p>
    <w:p w14:paraId="5DAB6C7B" w14:textId="77777777" w:rsidR="00D25CCD" w:rsidRPr="00120F42" w:rsidRDefault="00D25CCD">
      <w:pPr>
        <w:spacing w:line="480" w:lineRule="auto"/>
        <w:rPr>
          <w:sz w:val="24"/>
          <w:szCs w:val="24"/>
        </w:rPr>
      </w:pPr>
    </w:p>
    <w:p w14:paraId="2C8B4F07" w14:textId="77777777" w:rsidR="00D25CCD" w:rsidRPr="00120F42" w:rsidRDefault="005C5AD8">
      <w:pPr>
        <w:spacing w:line="480" w:lineRule="auto"/>
        <w:rPr>
          <w:b/>
          <w:bCs/>
          <w:sz w:val="24"/>
          <w:szCs w:val="24"/>
        </w:rPr>
      </w:pPr>
      <w:r w:rsidRPr="00120F42">
        <w:rPr>
          <w:b/>
          <w:bCs/>
          <w:sz w:val="24"/>
          <w:szCs w:val="24"/>
        </w:rPr>
        <w:t>INTRODUCTION</w:t>
      </w:r>
    </w:p>
    <w:p w14:paraId="66677852" w14:textId="0F3D2BD5" w:rsidR="00D25CCD" w:rsidRPr="00120F42" w:rsidRDefault="534695E8" w:rsidP="534695E8">
      <w:pPr>
        <w:spacing w:line="480" w:lineRule="auto"/>
        <w:rPr>
          <w:sz w:val="24"/>
          <w:szCs w:val="24"/>
          <w:lang w:val="en-US"/>
        </w:rPr>
      </w:pPr>
      <w:r w:rsidRPr="00120F42">
        <w:rPr>
          <w:sz w:val="24"/>
          <w:szCs w:val="24"/>
          <w:lang w:val="en-US"/>
        </w:rPr>
        <w:t xml:space="preserve">Fungal spores are a universal trait of fungi </w:t>
      </w:r>
      <w:hyperlink r:id="rId10">
        <w:r w:rsidRPr="00120F42">
          <w:rPr>
            <w:sz w:val="24"/>
            <w:szCs w:val="24"/>
            <w:lang w:val="en-US"/>
          </w:rPr>
          <w:t>(Weber and Hess 1976</w:t>
        </w:r>
      </w:hyperlink>
      <w:r w:rsidRPr="00120F42">
        <w:rPr>
          <w:sz w:val="24"/>
          <w:szCs w:val="24"/>
          <w:lang w:val="en-US"/>
        </w:rPr>
        <w:t xml:space="preserve">) and the primary </w:t>
      </w:r>
      <w:r w:rsidR="00182224" w:rsidRPr="00120F42">
        <w:rPr>
          <w:sz w:val="24"/>
          <w:szCs w:val="24"/>
          <w:lang w:val="en-US"/>
        </w:rPr>
        <w:t xml:space="preserve">agents </w:t>
      </w:r>
      <w:r w:rsidRPr="00120F42">
        <w:rPr>
          <w:sz w:val="24"/>
          <w:szCs w:val="24"/>
          <w:lang w:val="en-US"/>
        </w:rPr>
        <w:t xml:space="preserve">of dispersal, </w:t>
      </w:r>
      <w:r w:rsidR="00182224" w:rsidRPr="00120F42">
        <w:rPr>
          <w:sz w:val="24"/>
          <w:szCs w:val="24"/>
          <w:lang w:val="en-US"/>
        </w:rPr>
        <w:t xml:space="preserve">and </w:t>
      </w:r>
      <w:r w:rsidRPr="00120F42">
        <w:rPr>
          <w:sz w:val="24"/>
          <w:szCs w:val="24"/>
          <w:lang w:val="en-US"/>
        </w:rPr>
        <w:t xml:space="preserve">yet the evolutionary and ecological forces shaping their morphology remain poorly understood. Spores vary enormously in size, ornamentation, and shape across the fungal tree of life, even by an order of magnitude within a single genus (e.g., </w:t>
      </w:r>
      <w:r w:rsidRPr="00120F42">
        <w:rPr>
          <w:i/>
          <w:iCs/>
          <w:sz w:val="24"/>
          <w:szCs w:val="24"/>
          <w:lang w:val="en-US"/>
        </w:rPr>
        <w:t xml:space="preserve">Alternaria alternata </w:t>
      </w:r>
      <w:r w:rsidRPr="00120F42">
        <w:rPr>
          <w:sz w:val="24"/>
          <w:szCs w:val="24"/>
          <w:lang w:val="en-US"/>
        </w:rPr>
        <w:t>and</w:t>
      </w:r>
      <w:r w:rsidRPr="00120F42">
        <w:rPr>
          <w:i/>
          <w:iCs/>
          <w:sz w:val="24"/>
          <w:szCs w:val="24"/>
          <w:lang w:val="en-US"/>
        </w:rPr>
        <w:t xml:space="preserve"> A. </w:t>
      </w:r>
      <w:commentRangeStart w:id="7"/>
      <w:commentRangeStart w:id="8"/>
      <w:r w:rsidRPr="00120F42">
        <w:rPr>
          <w:i/>
          <w:iCs/>
          <w:sz w:val="24"/>
          <w:szCs w:val="24"/>
          <w:lang w:val="en-US"/>
        </w:rPr>
        <w:t>solani</w:t>
      </w:r>
      <w:commentRangeEnd w:id="8"/>
      <w:r w:rsidR="00182224" w:rsidRPr="00704426">
        <w:rPr>
          <w:rStyle w:val="CommentReference"/>
          <w:sz w:val="24"/>
          <w:szCs w:val="24"/>
          <w:lang w:val="en-US"/>
        </w:rPr>
        <w:commentReference w:id="8"/>
      </w:r>
      <w:commentRangeEnd w:id="7"/>
      <w:r w:rsidR="003447A7" w:rsidRPr="00704426">
        <w:rPr>
          <w:rStyle w:val="CommentReference"/>
          <w:sz w:val="24"/>
          <w:szCs w:val="24"/>
          <w:lang w:val="en-US"/>
        </w:rPr>
        <w:commentReference w:id="7"/>
      </w:r>
      <w:r w:rsidR="00704426" w:rsidRPr="00704426">
        <w:rPr>
          <w:sz w:val="24"/>
          <w:szCs w:val="24"/>
          <w:lang w:val="en-US"/>
        </w:rPr>
        <w:t xml:space="preserve"> </w:t>
      </w:r>
      <w:r w:rsidR="00704426">
        <w:rPr>
          <w:sz w:val="24"/>
          <w:szCs w:val="24"/>
          <w:lang w:val="en-US"/>
        </w:rPr>
        <w:t>(Golan et. al. 2023)</w:t>
      </w:r>
      <w:r w:rsidRPr="00704426">
        <w:rPr>
          <w:sz w:val="24"/>
          <w:szCs w:val="24"/>
          <w:lang w:val="en-US"/>
        </w:rPr>
        <w:t>).</w:t>
      </w:r>
      <w:r w:rsidRPr="00120F42">
        <w:rPr>
          <w:sz w:val="24"/>
          <w:szCs w:val="24"/>
          <w:lang w:val="en-US"/>
        </w:rPr>
        <w:t xml:space="preserve"> Spores may be smooth and spherical (e.g., </w:t>
      </w:r>
      <w:r w:rsidRPr="00120F42">
        <w:rPr>
          <w:i/>
          <w:iCs/>
          <w:sz w:val="24"/>
          <w:szCs w:val="24"/>
          <w:lang w:val="en-US"/>
        </w:rPr>
        <w:t>Penicillium spp.</w:t>
      </w:r>
      <w:r w:rsidRPr="00120F42">
        <w:rPr>
          <w:sz w:val="24"/>
          <w:szCs w:val="24"/>
          <w:lang w:val="en-US"/>
        </w:rPr>
        <w:t xml:space="preserve">), or elaborately ornamented (e.g., </w:t>
      </w:r>
      <w:r w:rsidRPr="00120F42">
        <w:rPr>
          <w:i/>
          <w:iCs/>
          <w:sz w:val="24"/>
          <w:szCs w:val="24"/>
          <w:lang w:val="en-US"/>
        </w:rPr>
        <w:t>Russula and Laccaria spp.</w:t>
      </w:r>
      <w:r w:rsidRPr="00120F42">
        <w:rPr>
          <w:sz w:val="24"/>
          <w:szCs w:val="24"/>
          <w:lang w:val="en-US"/>
        </w:rPr>
        <w:t xml:space="preserve">), or take forms as unusual as the tetraradiate or boomerang-shaped spores of aquatic “Ingoldian fungi” </w:t>
      </w:r>
      <w:hyperlink r:id="rId11">
        <w:r w:rsidRPr="00120F42">
          <w:rPr>
            <w:sz w:val="24"/>
            <w:szCs w:val="24"/>
            <w:lang w:val="en-US"/>
          </w:rPr>
          <w:t>(Golan and Pringle 2017)</w:t>
        </w:r>
      </w:hyperlink>
      <w:r w:rsidRPr="00120F42">
        <w:rPr>
          <w:sz w:val="24"/>
          <w:szCs w:val="24"/>
          <w:lang w:val="en-US"/>
        </w:rPr>
        <w:t>.</w:t>
      </w:r>
    </w:p>
    <w:p w14:paraId="12DB549E" w14:textId="393BBBBF" w:rsidR="00D25CCD" w:rsidRPr="00120F42" w:rsidRDefault="00182224" w:rsidP="00704426">
      <w:pPr>
        <w:spacing w:line="480" w:lineRule="auto"/>
        <w:ind w:firstLine="720"/>
        <w:rPr>
          <w:sz w:val="24"/>
          <w:szCs w:val="24"/>
          <w:lang w:val="en-US"/>
        </w:rPr>
      </w:pPr>
      <w:r w:rsidRPr="00120F42">
        <w:rPr>
          <w:sz w:val="24"/>
          <w:szCs w:val="24"/>
          <w:lang w:val="en-US"/>
        </w:rPr>
        <w:t>V</w:t>
      </w:r>
      <w:r w:rsidR="534695E8" w:rsidRPr="00120F42">
        <w:rPr>
          <w:sz w:val="24"/>
          <w:szCs w:val="24"/>
          <w:lang w:val="en-US"/>
        </w:rPr>
        <w:t>ariation</w:t>
      </w:r>
      <w:r w:rsidRPr="00120F42">
        <w:rPr>
          <w:sz w:val="24"/>
          <w:szCs w:val="24"/>
          <w:lang w:val="en-US"/>
        </w:rPr>
        <w:t xml:space="preserve"> in spore morphology</w:t>
      </w:r>
      <w:r w:rsidR="534695E8" w:rsidRPr="00120F42">
        <w:rPr>
          <w:sz w:val="24"/>
          <w:szCs w:val="24"/>
          <w:lang w:val="en-US"/>
        </w:rPr>
        <w:t xml:space="preserve"> has historically been used as a tool to identify and name species </w:t>
      </w:r>
      <w:hyperlink r:id="rId12">
        <w:r w:rsidR="534695E8" w:rsidRPr="00120F42">
          <w:rPr>
            <w:sz w:val="24"/>
            <w:szCs w:val="24"/>
            <w:lang w:val="en-US"/>
          </w:rPr>
          <w:t>(Bas 1969)</w:t>
        </w:r>
      </w:hyperlink>
      <w:r w:rsidR="534695E8" w:rsidRPr="00120F42">
        <w:rPr>
          <w:sz w:val="24"/>
          <w:szCs w:val="24"/>
          <w:lang w:val="en-US"/>
        </w:rPr>
        <w:t xml:space="preserve"> and it continues to be used</w:t>
      </w:r>
      <w:r w:rsidR="003447A7">
        <w:rPr>
          <w:sz w:val="24"/>
          <w:szCs w:val="24"/>
          <w:lang w:val="en-US"/>
        </w:rPr>
        <w:t xml:space="preserve"> by taxonomists</w:t>
      </w:r>
      <w:r w:rsidR="534695E8" w:rsidRPr="00120F42">
        <w:rPr>
          <w:sz w:val="24"/>
          <w:szCs w:val="24"/>
          <w:lang w:val="en-US"/>
        </w:rPr>
        <w:t xml:space="preserve"> because it is </w:t>
      </w:r>
      <w:r w:rsidRPr="00120F42">
        <w:rPr>
          <w:sz w:val="24"/>
          <w:szCs w:val="24"/>
          <w:lang w:val="en-US"/>
        </w:rPr>
        <w:t xml:space="preserve">an </w:t>
      </w:r>
      <w:r w:rsidR="534695E8" w:rsidRPr="00120F42">
        <w:rPr>
          <w:sz w:val="24"/>
          <w:szCs w:val="24"/>
          <w:lang w:val="en-US"/>
        </w:rPr>
        <w:lastRenderedPageBreak/>
        <w:t>accessible</w:t>
      </w:r>
      <w:r w:rsidR="003447A7">
        <w:rPr>
          <w:sz w:val="24"/>
          <w:szCs w:val="24"/>
          <w:lang w:val="en-US"/>
        </w:rPr>
        <w:t xml:space="preserve"> and relatively low cost</w:t>
      </w:r>
      <w:r w:rsidR="534695E8" w:rsidRPr="00120F42">
        <w:rPr>
          <w:sz w:val="24"/>
          <w:szCs w:val="24"/>
          <w:lang w:val="en-US"/>
        </w:rPr>
        <w:t xml:space="preserve"> </w:t>
      </w:r>
      <w:r w:rsidRPr="00120F42">
        <w:rPr>
          <w:sz w:val="24"/>
          <w:szCs w:val="24"/>
          <w:lang w:val="en-US"/>
        </w:rPr>
        <w:t xml:space="preserve">trait to measure </w:t>
      </w:r>
      <w:hyperlink r:id="rId13">
        <w:r w:rsidR="534695E8" w:rsidRPr="00120F42">
          <w:rPr>
            <w:sz w:val="24"/>
            <w:szCs w:val="24"/>
            <w:lang w:val="en-US"/>
          </w:rPr>
          <w:t>(Ordynets et al. 2021)</w:t>
        </w:r>
      </w:hyperlink>
      <w:r w:rsidR="534695E8" w:rsidRPr="00120F42">
        <w:rPr>
          <w:sz w:val="24"/>
          <w:szCs w:val="24"/>
          <w:lang w:val="en-US"/>
        </w:rPr>
        <w:t xml:space="preserve">. The staggering morphological diversity of spores suggests natural selection and diversification as evolutionary drivers of spore geometry. However, hypotheses linking spore morphology to ecology, phylogenetic history, and dispersal biophysics remain contested </w:t>
      </w:r>
      <w:hyperlink r:id="rId14">
        <w:r w:rsidR="534695E8" w:rsidRPr="00120F42">
          <w:rPr>
            <w:sz w:val="24"/>
            <w:szCs w:val="24"/>
            <w:lang w:val="en-US"/>
          </w:rPr>
          <w:t>(Pringle et al. 2015)</w:t>
        </w:r>
      </w:hyperlink>
      <w:r w:rsidR="534695E8" w:rsidRPr="00120F42">
        <w:rPr>
          <w:sz w:val="24"/>
          <w:szCs w:val="24"/>
          <w:lang w:val="en-US"/>
        </w:rPr>
        <w:t xml:space="preserve">. </w:t>
      </w:r>
    </w:p>
    <w:p w14:paraId="538C494E" w14:textId="670006BA" w:rsidR="008B2022" w:rsidRPr="00120F42" w:rsidRDefault="003447A7" w:rsidP="534695E8">
      <w:pPr>
        <w:spacing w:line="480" w:lineRule="auto"/>
        <w:ind w:firstLine="720"/>
        <w:rPr>
          <w:noProof/>
          <w:sz w:val="24"/>
          <w:szCs w:val="24"/>
        </w:rPr>
      </w:pPr>
      <w:r>
        <w:rPr>
          <w:sz w:val="24"/>
          <w:szCs w:val="24"/>
          <w:lang w:val="en-US"/>
        </w:rPr>
        <w:t>In fact, s</w:t>
      </w:r>
      <w:r w:rsidR="00AF656B" w:rsidRPr="00120F42">
        <w:rPr>
          <w:sz w:val="24"/>
          <w:szCs w:val="24"/>
          <w:lang w:val="en-US"/>
        </w:rPr>
        <w:t>pore</w:t>
      </w:r>
      <w:r w:rsidR="534695E8" w:rsidRPr="00120F42">
        <w:rPr>
          <w:sz w:val="24"/>
          <w:szCs w:val="24"/>
          <w:lang w:val="en-US"/>
        </w:rPr>
        <w:t xml:space="preserve"> size and shape have been proposed to reflect a sometimes conflicting array of </w:t>
      </w:r>
      <w:r w:rsidR="00182224" w:rsidRPr="00120F42">
        <w:rPr>
          <w:sz w:val="24"/>
          <w:szCs w:val="24"/>
          <w:lang w:val="en-US"/>
        </w:rPr>
        <w:t xml:space="preserve">influences </w:t>
      </w:r>
      <w:r w:rsidR="534695E8" w:rsidRPr="00120F42">
        <w:rPr>
          <w:sz w:val="24"/>
          <w:szCs w:val="24"/>
          <w:lang w:val="en-US"/>
        </w:rPr>
        <w:t xml:space="preserve">(FIG. </w:t>
      </w:r>
      <w:commentRangeStart w:id="9"/>
      <w:commentRangeStart w:id="10"/>
      <w:r w:rsidR="534695E8" w:rsidRPr="00120F42">
        <w:rPr>
          <w:sz w:val="24"/>
          <w:szCs w:val="24"/>
          <w:lang w:val="en-US"/>
        </w:rPr>
        <w:t>1</w:t>
      </w:r>
      <w:commentRangeEnd w:id="9"/>
      <w:r w:rsidR="00A11424" w:rsidRPr="00120F42">
        <w:rPr>
          <w:rStyle w:val="CommentReference"/>
          <w:sz w:val="24"/>
          <w:szCs w:val="24"/>
          <w:lang w:val="en-US"/>
        </w:rPr>
        <w:commentReference w:id="9"/>
      </w:r>
      <w:commentRangeEnd w:id="10"/>
      <w:r w:rsidR="00216529" w:rsidRPr="00120F42">
        <w:rPr>
          <w:rStyle w:val="CommentReference"/>
          <w:sz w:val="24"/>
          <w:szCs w:val="24"/>
          <w:lang w:val="en-US"/>
        </w:rPr>
        <w:commentReference w:id="10"/>
      </w:r>
      <w:r w:rsidR="534695E8" w:rsidRPr="00120F42">
        <w:rPr>
          <w:sz w:val="24"/>
          <w:szCs w:val="24"/>
          <w:lang w:val="en-US"/>
        </w:rPr>
        <w:t xml:space="preserve">). </w:t>
      </w:r>
    </w:p>
    <w:p w14:paraId="2AEF9A8F" w14:textId="2CB7BB80" w:rsidR="008B2022" w:rsidRPr="00120F42" w:rsidRDefault="008B2022" w:rsidP="534695E8">
      <w:pPr>
        <w:spacing w:line="480" w:lineRule="auto"/>
        <w:ind w:firstLine="720"/>
        <w:rPr>
          <w:noProof/>
          <w:sz w:val="24"/>
          <w:szCs w:val="24"/>
        </w:rPr>
      </w:pPr>
      <w:r w:rsidRPr="00120F42">
        <w:rPr>
          <w:noProof/>
          <w:sz w:val="24"/>
          <w:szCs w:val="24"/>
        </w:rPr>
        <w:drawing>
          <wp:inline distT="0" distB="0" distL="0" distR="0" wp14:anchorId="1FA0ED13" wp14:editId="506D065D">
            <wp:extent cx="5943600" cy="4790440"/>
            <wp:effectExtent l="0" t="0" r="0" b="0"/>
            <wp:docPr id="200579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99055" name=""/>
                    <pic:cNvPicPr/>
                  </pic:nvPicPr>
                  <pic:blipFill>
                    <a:blip r:embed="rId15"/>
                    <a:stretch>
                      <a:fillRect/>
                    </a:stretch>
                  </pic:blipFill>
                  <pic:spPr>
                    <a:xfrm>
                      <a:off x="0" y="0"/>
                      <a:ext cx="5943600" cy="4790440"/>
                    </a:xfrm>
                    <a:prstGeom prst="rect">
                      <a:avLst/>
                    </a:prstGeom>
                  </pic:spPr>
                </pic:pic>
              </a:graphicData>
            </a:graphic>
          </wp:inline>
        </w:drawing>
      </w:r>
    </w:p>
    <w:p w14:paraId="4C69A01A" w14:textId="561A70D0" w:rsidR="00D25CCD" w:rsidRPr="00120F42" w:rsidRDefault="534695E8" w:rsidP="00704426">
      <w:pPr>
        <w:spacing w:line="480" w:lineRule="auto"/>
        <w:rPr>
          <w:sz w:val="24"/>
          <w:szCs w:val="24"/>
          <w:lang w:val="en-US"/>
        </w:rPr>
      </w:pPr>
      <w:r w:rsidRPr="00120F42">
        <w:rPr>
          <w:sz w:val="24"/>
          <w:szCs w:val="24"/>
          <w:lang w:val="en-US"/>
        </w:rPr>
        <w:t>Comparative work shows trophic mode (whether a species is symbiotic</w:t>
      </w:r>
      <w:r w:rsidR="00B02B54">
        <w:rPr>
          <w:sz w:val="24"/>
          <w:szCs w:val="24"/>
          <w:lang w:val="en-US"/>
        </w:rPr>
        <w:t>,</w:t>
      </w:r>
      <w:r w:rsidRPr="00120F42">
        <w:rPr>
          <w:sz w:val="24"/>
          <w:szCs w:val="24"/>
          <w:lang w:val="en-US"/>
        </w:rPr>
        <w:t xml:space="preserve"> a decomposer</w:t>
      </w:r>
      <w:r w:rsidR="00B02B54">
        <w:rPr>
          <w:sz w:val="24"/>
          <w:szCs w:val="24"/>
          <w:lang w:val="en-US"/>
        </w:rPr>
        <w:t>, or something else</w:t>
      </w:r>
      <w:r w:rsidRPr="00120F42">
        <w:rPr>
          <w:sz w:val="24"/>
          <w:szCs w:val="24"/>
          <w:lang w:val="en-US"/>
        </w:rPr>
        <w:t xml:space="preserve">) can strongly correlate with both size and shape: ectomycorrhizal </w:t>
      </w:r>
      <w:r w:rsidRPr="00120F42">
        <w:rPr>
          <w:sz w:val="24"/>
          <w:szCs w:val="24"/>
          <w:lang w:val="en-US"/>
        </w:rPr>
        <w:lastRenderedPageBreak/>
        <w:t>taxa may produce larger, more globose spores while saprotrophs may tend toward smaller, narrower spores (</w:t>
      </w:r>
      <w:commentRangeStart w:id="11"/>
      <w:commentRangeStart w:id="12"/>
      <w:commentRangeStart w:id="13"/>
      <w:r w:rsidRPr="00120F42">
        <w:rPr>
          <w:sz w:val="24"/>
          <w:szCs w:val="24"/>
        </w:rPr>
        <w:fldChar w:fldCharType="begin"/>
      </w:r>
      <w:r w:rsidRPr="00120F42">
        <w:rPr>
          <w:sz w:val="24"/>
          <w:szCs w:val="24"/>
        </w:rPr>
        <w:instrText>HYPERLINK "https://www.zotero.org/google-docs/?t9afXa" \h</w:instrText>
      </w:r>
      <w:r w:rsidRPr="00120F42">
        <w:rPr>
          <w:sz w:val="24"/>
          <w:szCs w:val="24"/>
        </w:rPr>
      </w:r>
      <w:r w:rsidRPr="00120F42">
        <w:rPr>
          <w:sz w:val="24"/>
          <w:szCs w:val="24"/>
        </w:rPr>
        <w:fldChar w:fldCharType="separate"/>
      </w:r>
      <w:r w:rsidRPr="00120F42">
        <w:rPr>
          <w:sz w:val="24"/>
          <w:szCs w:val="24"/>
          <w:lang w:val="en-US"/>
        </w:rPr>
        <w:t>Calhim et al. 2018</w:t>
      </w:r>
      <w:r w:rsidRPr="00120F42">
        <w:rPr>
          <w:sz w:val="24"/>
          <w:szCs w:val="24"/>
        </w:rPr>
        <w:fldChar w:fldCharType="end"/>
      </w:r>
      <w:r w:rsidRPr="00120F42">
        <w:rPr>
          <w:sz w:val="24"/>
          <w:szCs w:val="24"/>
          <w:lang w:val="en-US"/>
        </w:rPr>
        <w:t>)</w:t>
      </w:r>
      <w:commentRangeEnd w:id="11"/>
      <w:r w:rsidR="00193D35" w:rsidRPr="00120F42">
        <w:rPr>
          <w:rStyle w:val="CommentReference"/>
          <w:sz w:val="24"/>
          <w:szCs w:val="24"/>
          <w:lang w:val="en-US"/>
        </w:rPr>
        <w:commentReference w:id="11"/>
      </w:r>
      <w:commentRangeEnd w:id="12"/>
      <w:r w:rsidR="00B02B54" w:rsidRPr="00120F42">
        <w:rPr>
          <w:rStyle w:val="CommentReference"/>
          <w:sz w:val="24"/>
          <w:szCs w:val="24"/>
          <w:lang w:val="en-US"/>
        </w:rPr>
        <w:commentReference w:id="12"/>
      </w:r>
      <w:commentRangeEnd w:id="13"/>
      <w:r w:rsidR="00390A50" w:rsidRPr="00120F42">
        <w:rPr>
          <w:rStyle w:val="CommentReference"/>
          <w:sz w:val="24"/>
          <w:szCs w:val="24"/>
          <w:lang w:val="en-US"/>
        </w:rPr>
        <w:commentReference w:id="13"/>
      </w:r>
      <w:r w:rsidRPr="00120F42">
        <w:rPr>
          <w:sz w:val="24"/>
          <w:szCs w:val="24"/>
          <w:lang w:val="en-US"/>
        </w:rPr>
        <w:t>. Other studies highlight close link</w:t>
      </w:r>
      <w:r w:rsidR="00AB5E9B" w:rsidRPr="00120F42">
        <w:rPr>
          <w:sz w:val="24"/>
          <w:szCs w:val="24"/>
          <w:lang w:val="en-US"/>
        </w:rPr>
        <w:t>s</w:t>
      </w:r>
      <w:r w:rsidRPr="00120F42">
        <w:rPr>
          <w:sz w:val="24"/>
          <w:szCs w:val="24"/>
          <w:lang w:val="en-US"/>
        </w:rPr>
        <w:t xml:space="preserve"> between resource availability (</w:t>
      </w:r>
      <w:r w:rsidR="00A11424" w:rsidRPr="00120F42">
        <w:rPr>
          <w:sz w:val="24"/>
          <w:szCs w:val="24"/>
          <w:lang w:val="en-US"/>
        </w:rPr>
        <w:t xml:space="preserve">as </w:t>
      </w:r>
      <w:r w:rsidRPr="00120F42">
        <w:rPr>
          <w:sz w:val="24"/>
          <w:szCs w:val="24"/>
          <w:lang w:val="en-US"/>
        </w:rPr>
        <w:t>measured by net primary productivity</w:t>
      </w:r>
      <w:r w:rsidR="00182224" w:rsidRPr="00120F42">
        <w:rPr>
          <w:sz w:val="24"/>
          <w:szCs w:val="24"/>
          <w:lang w:val="en-US"/>
        </w:rPr>
        <w:t xml:space="preserve"> in local habitats</w:t>
      </w:r>
      <w:r w:rsidRPr="00120F42">
        <w:rPr>
          <w:sz w:val="24"/>
          <w:szCs w:val="24"/>
          <w:lang w:val="en-US"/>
        </w:rPr>
        <w:t xml:space="preserve">), </w:t>
      </w:r>
      <w:r w:rsidR="00AB5E9B" w:rsidRPr="00120F42">
        <w:rPr>
          <w:sz w:val="24"/>
          <w:szCs w:val="24"/>
          <w:lang w:val="en-US"/>
        </w:rPr>
        <w:t xml:space="preserve">sporocarp size, </w:t>
      </w:r>
      <w:r w:rsidRPr="00120F42">
        <w:rPr>
          <w:sz w:val="24"/>
          <w:szCs w:val="24"/>
          <w:lang w:val="en-US"/>
        </w:rPr>
        <w:t xml:space="preserve">and spore size; </w:t>
      </w:r>
      <w:r w:rsidR="00AB5E9B" w:rsidRPr="00120F42">
        <w:rPr>
          <w:sz w:val="24"/>
          <w:szCs w:val="24"/>
          <w:lang w:val="en-US"/>
        </w:rPr>
        <w:t>when more resources are available</w:t>
      </w:r>
      <w:r w:rsidR="00390A50">
        <w:rPr>
          <w:sz w:val="24"/>
          <w:szCs w:val="24"/>
          <w:lang w:val="en-US"/>
        </w:rPr>
        <w:t>,</w:t>
      </w:r>
      <w:r w:rsidR="00AB5E9B" w:rsidRPr="00120F42">
        <w:rPr>
          <w:sz w:val="24"/>
          <w:szCs w:val="24"/>
          <w:lang w:val="en-US"/>
        </w:rPr>
        <w:t xml:space="preserve"> sporocarps are larger </w:t>
      </w:r>
      <w:r w:rsidRPr="00120F42">
        <w:rPr>
          <w:sz w:val="24"/>
          <w:szCs w:val="24"/>
          <w:lang w:val="en-US"/>
        </w:rPr>
        <w:t xml:space="preserve">in both polypores and agarics, </w:t>
      </w:r>
      <w:r w:rsidR="00390A50">
        <w:rPr>
          <w:sz w:val="24"/>
          <w:szCs w:val="24"/>
          <w:lang w:val="en-US"/>
        </w:rPr>
        <w:t xml:space="preserve">and </w:t>
      </w:r>
      <w:r w:rsidRPr="00120F42">
        <w:rPr>
          <w:sz w:val="24"/>
          <w:szCs w:val="24"/>
          <w:lang w:val="en-US"/>
        </w:rPr>
        <w:t>species with larger fruit bodies</w:t>
      </w:r>
      <w:r w:rsidR="00193D35" w:rsidRPr="00120F42">
        <w:rPr>
          <w:sz w:val="24"/>
          <w:szCs w:val="24"/>
          <w:lang w:val="en-US"/>
        </w:rPr>
        <w:t xml:space="preserve"> and more resources</w:t>
      </w:r>
      <w:r w:rsidRPr="00120F42">
        <w:rPr>
          <w:sz w:val="24"/>
          <w:szCs w:val="24"/>
          <w:lang w:val="en-US"/>
        </w:rPr>
        <w:t xml:space="preserve"> tend to produce larger </w:t>
      </w:r>
      <w:commentRangeStart w:id="14"/>
      <w:r w:rsidRPr="00120F42">
        <w:rPr>
          <w:sz w:val="24"/>
          <w:szCs w:val="24"/>
          <w:lang w:val="en-US"/>
        </w:rPr>
        <w:t>spores</w:t>
      </w:r>
      <w:commentRangeEnd w:id="14"/>
      <w:r w:rsidR="00A11424" w:rsidRPr="00120F42">
        <w:rPr>
          <w:rStyle w:val="CommentReference"/>
          <w:sz w:val="24"/>
          <w:szCs w:val="24"/>
          <w:lang w:val="en-US"/>
        </w:rPr>
        <w:commentReference w:id="14"/>
      </w:r>
      <w:r w:rsidRPr="00120F42">
        <w:rPr>
          <w:sz w:val="24"/>
          <w:szCs w:val="24"/>
          <w:lang w:val="en-US"/>
        </w:rPr>
        <w:t xml:space="preserve"> (</w:t>
      </w:r>
      <w:commentRangeStart w:id="15"/>
      <w:r w:rsidRPr="00120F42">
        <w:rPr>
          <w:sz w:val="24"/>
          <w:szCs w:val="24"/>
        </w:rPr>
        <w:fldChar w:fldCharType="begin"/>
      </w:r>
      <w:r w:rsidRPr="00120F42">
        <w:rPr>
          <w:sz w:val="24"/>
          <w:szCs w:val="24"/>
        </w:rPr>
        <w:instrText>HYPERLINK "https://www.zotero.org/google-docs/?HHh7WQ" \h</w:instrText>
      </w:r>
      <w:r w:rsidRPr="00120F42">
        <w:rPr>
          <w:sz w:val="24"/>
          <w:szCs w:val="24"/>
        </w:rPr>
      </w:r>
      <w:r w:rsidRPr="00120F42">
        <w:rPr>
          <w:sz w:val="24"/>
          <w:szCs w:val="24"/>
        </w:rPr>
        <w:fldChar w:fldCharType="separate"/>
      </w:r>
      <w:r w:rsidRPr="00120F42">
        <w:rPr>
          <w:sz w:val="24"/>
          <w:szCs w:val="24"/>
          <w:lang w:val="en-US"/>
        </w:rPr>
        <w:t>Kauserud et al. 2008</w:t>
      </w:r>
      <w:r w:rsidRPr="00120F42">
        <w:rPr>
          <w:sz w:val="24"/>
          <w:szCs w:val="24"/>
        </w:rPr>
        <w:fldChar w:fldCharType="end"/>
      </w:r>
      <w:commentRangeEnd w:id="15"/>
      <w:r w:rsidR="00193D35" w:rsidRPr="00120F42">
        <w:rPr>
          <w:rStyle w:val="CommentReference"/>
          <w:sz w:val="24"/>
          <w:szCs w:val="24"/>
          <w:lang w:val="en-US"/>
        </w:rPr>
        <w:commentReference w:id="15"/>
      </w:r>
      <w:r w:rsidRPr="00120F42">
        <w:rPr>
          <w:sz w:val="24"/>
          <w:szCs w:val="24"/>
          <w:lang w:val="en-US"/>
        </w:rPr>
        <w:t xml:space="preserve">; </w:t>
      </w:r>
      <w:commentRangeStart w:id="16"/>
      <w:commentRangeStart w:id="17"/>
      <w:commentRangeStart w:id="18"/>
      <w:r w:rsidRPr="00120F42">
        <w:rPr>
          <w:sz w:val="24"/>
          <w:szCs w:val="24"/>
        </w:rPr>
        <w:fldChar w:fldCharType="begin"/>
      </w:r>
      <w:r w:rsidRPr="00120F42">
        <w:rPr>
          <w:sz w:val="24"/>
          <w:szCs w:val="24"/>
        </w:rPr>
        <w:instrText>HYPERLINK "https://www.zotero.org/google-docs/?aidoRj" \h</w:instrText>
      </w:r>
      <w:r w:rsidRPr="00120F42">
        <w:rPr>
          <w:sz w:val="24"/>
          <w:szCs w:val="24"/>
        </w:rPr>
      </w:r>
      <w:r w:rsidRPr="00120F42">
        <w:rPr>
          <w:sz w:val="24"/>
          <w:szCs w:val="24"/>
        </w:rPr>
        <w:fldChar w:fldCharType="separate"/>
      </w:r>
      <w:r w:rsidR="00120F42" w:rsidRPr="00120F42">
        <w:rPr>
          <w:sz w:val="24"/>
          <w:szCs w:val="24"/>
        </w:rPr>
        <w:t>Bässler et al. 2015</w:t>
      </w:r>
      <w:r w:rsidRPr="00120F42">
        <w:rPr>
          <w:sz w:val="24"/>
          <w:szCs w:val="24"/>
          <w:lang w:val="en-US"/>
        </w:rPr>
        <w:t>)</w:t>
      </w:r>
      <w:r w:rsidRPr="00120F42">
        <w:rPr>
          <w:sz w:val="24"/>
          <w:szCs w:val="24"/>
        </w:rPr>
        <w:fldChar w:fldCharType="end"/>
      </w:r>
      <w:commentRangeEnd w:id="16"/>
      <w:r w:rsidR="00A11424" w:rsidRPr="00120F42">
        <w:rPr>
          <w:rStyle w:val="CommentReference"/>
          <w:sz w:val="24"/>
          <w:szCs w:val="24"/>
          <w:lang w:val="en-US"/>
        </w:rPr>
        <w:commentReference w:id="16"/>
      </w:r>
      <w:commentRangeEnd w:id="17"/>
      <w:r w:rsidRPr="00120F42">
        <w:rPr>
          <w:rStyle w:val="CommentReference"/>
          <w:sz w:val="24"/>
          <w:szCs w:val="24"/>
          <w:lang w:val="en-US"/>
        </w:rPr>
        <w:commentReference w:id="17"/>
      </w:r>
      <w:commentRangeEnd w:id="18"/>
      <w:r w:rsidRPr="00120F42">
        <w:rPr>
          <w:rStyle w:val="CommentReference"/>
          <w:sz w:val="24"/>
          <w:szCs w:val="24"/>
          <w:lang w:val="en-US"/>
        </w:rPr>
        <w:commentReference w:id="18"/>
      </w:r>
      <w:r w:rsidRPr="00120F42">
        <w:rPr>
          <w:sz w:val="24"/>
          <w:szCs w:val="24"/>
          <w:lang w:val="en-US"/>
        </w:rPr>
        <w:t>. Climate and phenology may also influence spore morphology</w:t>
      </w:r>
      <w:r w:rsidR="00AB5E9B" w:rsidRPr="00120F42">
        <w:rPr>
          <w:sz w:val="24"/>
          <w:szCs w:val="24"/>
          <w:lang w:val="en-US"/>
        </w:rPr>
        <w:t>:</w:t>
      </w:r>
      <w:r w:rsidRPr="00120F42">
        <w:rPr>
          <w:sz w:val="24"/>
          <w:szCs w:val="24"/>
          <w:lang w:val="en-US"/>
        </w:rPr>
        <w:t xml:space="preserve"> species reproducing early in the season or occupying continental, drier habitats may bear larger spores with lower surface-area-to-volume ratios, potentially enhancing resistance to </w:t>
      </w:r>
      <w:commentRangeStart w:id="19"/>
      <w:r w:rsidRPr="00120F42">
        <w:rPr>
          <w:sz w:val="24"/>
          <w:szCs w:val="24"/>
          <w:lang w:val="en-US"/>
        </w:rPr>
        <w:t>desiccation</w:t>
      </w:r>
      <w:commentRangeEnd w:id="19"/>
      <w:r w:rsidR="00AB5E9B" w:rsidRPr="00120F42">
        <w:rPr>
          <w:rStyle w:val="CommentReference"/>
          <w:sz w:val="24"/>
          <w:szCs w:val="24"/>
          <w:lang w:val="en-US"/>
        </w:rPr>
        <w:commentReference w:id="19"/>
      </w:r>
      <w:r w:rsidRPr="00120F42">
        <w:rPr>
          <w:sz w:val="24"/>
          <w:szCs w:val="24"/>
          <w:lang w:val="en-US"/>
        </w:rPr>
        <w:t xml:space="preserve"> </w:t>
      </w:r>
      <w:hyperlink r:id="rId16">
        <w:r w:rsidRPr="00120F42">
          <w:rPr>
            <w:sz w:val="24"/>
            <w:szCs w:val="24"/>
            <w:lang w:val="en-US"/>
          </w:rPr>
          <w:t>(Kauserud et al. 2011)</w:t>
        </w:r>
      </w:hyperlink>
      <w:r w:rsidRPr="00120F42">
        <w:rPr>
          <w:sz w:val="24"/>
          <w:szCs w:val="24"/>
          <w:lang w:val="en-US"/>
        </w:rPr>
        <w:t xml:space="preserve">. </w:t>
      </w:r>
      <w:r w:rsidR="00A11424" w:rsidRPr="00120F42">
        <w:rPr>
          <w:sz w:val="24"/>
          <w:szCs w:val="24"/>
          <w:lang w:val="en-US"/>
        </w:rPr>
        <w:t>S</w:t>
      </w:r>
      <w:r w:rsidRPr="00120F42">
        <w:rPr>
          <w:sz w:val="24"/>
          <w:szCs w:val="24"/>
          <w:lang w:val="en-US"/>
        </w:rPr>
        <w:t xml:space="preserve">ubstrate specialization can also drive differences in spore shape, and wood-decaying </w:t>
      </w:r>
      <w:r w:rsidR="00A11424" w:rsidRPr="00120F42">
        <w:rPr>
          <w:sz w:val="24"/>
          <w:szCs w:val="24"/>
          <w:lang w:val="en-US"/>
        </w:rPr>
        <w:t xml:space="preserve">saprotrophs </w:t>
      </w:r>
      <w:r w:rsidRPr="00120F42">
        <w:rPr>
          <w:sz w:val="24"/>
          <w:szCs w:val="24"/>
          <w:lang w:val="en-US"/>
        </w:rPr>
        <w:t xml:space="preserve">may be more likely to evolve elongate or curved spores as compared to litter and herb-stem decayers. The pattern suggests the deposition mechanics of spores </w:t>
      </w:r>
      <w:r w:rsidR="00102008" w:rsidRPr="00120F42">
        <w:rPr>
          <w:sz w:val="24"/>
          <w:szCs w:val="24"/>
          <w:lang w:val="en-US"/>
        </w:rPr>
        <w:t>on</w:t>
      </w:r>
      <w:r w:rsidR="00B02B54">
        <w:rPr>
          <w:sz w:val="24"/>
          <w:szCs w:val="24"/>
          <w:lang w:val="en-US"/>
        </w:rPr>
        <w:t>to</w:t>
      </w:r>
      <w:r w:rsidR="00102008" w:rsidRPr="00120F42">
        <w:rPr>
          <w:sz w:val="24"/>
          <w:szCs w:val="24"/>
          <w:lang w:val="en-US"/>
        </w:rPr>
        <w:t xml:space="preserve"> different surfaces</w:t>
      </w:r>
      <w:r w:rsidR="00B02B54">
        <w:rPr>
          <w:sz w:val="24"/>
          <w:szCs w:val="24"/>
          <w:lang w:val="en-US"/>
        </w:rPr>
        <w:t xml:space="preserve"> </w:t>
      </w:r>
      <w:r w:rsidR="00B02B54" w:rsidRPr="00120F42">
        <w:rPr>
          <w:sz w:val="24"/>
          <w:szCs w:val="24"/>
          <w:lang w:val="en-US"/>
        </w:rPr>
        <w:t>(</w:t>
      </w:r>
      <w:r w:rsidR="00B02B54">
        <w:rPr>
          <w:sz w:val="24"/>
          <w:szCs w:val="24"/>
          <w:lang w:val="en-US"/>
        </w:rPr>
        <w:t xml:space="preserve">or </w:t>
      </w:r>
      <w:r w:rsidR="00B02B54" w:rsidRPr="00120F42">
        <w:rPr>
          <w:sz w:val="24"/>
          <w:szCs w:val="24"/>
          <w:lang w:val="en-US"/>
        </w:rPr>
        <w:t xml:space="preserve">how spores land) </w:t>
      </w:r>
      <w:r w:rsidRPr="00120F42">
        <w:rPr>
          <w:sz w:val="24"/>
          <w:szCs w:val="24"/>
          <w:lang w:val="en-US"/>
        </w:rPr>
        <w:t>influences morphology (</w:t>
      </w:r>
      <w:hyperlink r:id="rId17">
        <w:r w:rsidRPr="00120F42">
          <w:rPr>
            <w:sz w:val="24"/>
            <w:szCs w:val="24"/>
            <w:lang w:val="en-US"/>
          </w:rPr>
          <w:t>Calhim et al. 2018</w:t>
        </w:r>
      </w:hyperlink>
      <w:r w:rsidRPr="00120F42">
        <w:rPr>
          <w:sz w:val="24"/>
          <w:szCs w:val="24"/>
          <w:lang w:val="en-US"/>
        </w:rPr>
        <w:t>). In addition,</w:t>
      </w:r>
      <w:r w:rsidR="009955B7" w:rsidRPr="00120F42">
        <w:rPr>
          <w:sz w:val="24"/>
          <w:szCs w:val="24"/>
          <w:lang w:val="en-US"/>
        </w:rPr>
        <w:t xml:space="preserve"> </w:t>
      </w:r>
      <w:r w:rsidRPr="00120F42">
        <w:rPr>
          <w:sz w:val="24"/>
          <w:szCs w:val="24"/>
          <w:lang w:val="en-US"/>
        </w:rPr>
        <w:t xml:space="preserve">broader life-history trade-offs analogous to r/K selection (Bässler et al. </w:t>
      </w:r>
      <w:commentRangeStart w:id="20"/>
      <w:r w:rsidRPr="00120F42">
        <w:rPr>
          <w:sz w:val="24"/>
          <w:szCs w:val="24"/>
          <w:lang w:val="en-US"/>
        </w:rPr>
        <w:t>2016</w:t>
      </w:r>
      <w:commentRangeEnd w:id="20"/>
      <w:r w:rsidR="003043B9" w:rsidRPr="00120F42">
        <w:rPr>
          <w:rStyle w:val="CommentReference"/>
          <w:sz w:val="24"/>
          <w:szCs w:val="24"/>
          <w:lang w:val="en-US"/>
        </w:rPr>
        <w:commentReference w:id="20"/>
      </w:r>
      <w:r w:rsidRPr="00120F42">
        <w:rPr>
          <w:sz w:val="24"/>
          <w:szCs w:val="24"/>
          <w:lang w:val="en-US"/>
        </w:rPr>
        <w:t>)</w:t>
      </w:r>
      <w:r w:rsidR="00102008" w:rsidRPr="00120F42">
        <w:rPr>
          <w:sz w:val="24"/>
          <w:szCs w:val="24"/>
          <w:lang w:val="en-US"/>
        </w:rPr>
        <w:t xml:space="preserve"> or natural selection for </w:t>
      </w:r>
      <w:r w:rsidR="00674F8C">
        <w:rPr>
          <w:sz w:val="24"/>
          <w:szCs w:val="24"/>
          <w:lang w:val="en-US"/>
        </w:rPr>
        <w:t xml:space="preserve">a </w:t>
      </w:r>
      <w:r w:rsidR="00102008" w:rsidRPr="00120F42">
        <w:rPr>
          <w:sz w:val="24"/>
          <w:szCs w:val="24"/>
          <w:lang w:val="en-US"/>
        </w:rPr>
        <w:t>greater number of spores (</w:t>
      </w:r>
      <w:r w:rsidR="00193D35" w:rsidRPr="00120F42">
        <w:rPr>
          <w:sz w:val="24"/>
          <w:szCs w:val="24"/>
          <w:lang w:val="en-US"/>
        </w:rPr>
        <w:t>I</w:t>
      </w:r>
      <w:r w:rsidR="00102008" w:rsidRPr="00120F42">
        <w:rPr>
          <w:sz w:val="24"/>
          <w:szCs w:val="24"/>
          <w:lang w:val="en-US"/>
        </w:rPr>
        <w:t xml:space="preserve">apichino et al. </w:t>
      </w:r>
      <w:commentRangeStart w:id="21"/>
      <w:r w:rsidR="00102008" w:rsidRPr="00120F42">
        <w:rPr>
          <w:sz w:val="24"/>
          <w:szCs w:val="24"/>
          <w:lang w:val="en-US"/>
        </w:rPr>
        <w:t>2021</w:t>
      </w:r>
      <w:commentRangeEnd w:id="21"/>
      <w:r w:rsidR="00102008" w:rsidRPr="00120F42">
        <w:rPr>
          <w:rStyle w:val="CommentReference"/>
          <w:sz w:val="24"/>
          <w:szCs w:val="24"/>
          <w:lang w:val="en-US"/>
        </w:rPr>
        <w:commentReference w:id="21"/>
      </w:r>
      <w:r w:rsidR="00102008" w:rsidRPr="00120F42">
        <w:rPr>
          <w:sz w:val="24"/>
          <w:szCs w:val="24"/>
          <w:lang w:val="en-US"/>
        </w:rPr>
        <w:t>)</w:t>
      </w:r>
      <w:r w:rsidR="003043B9" w:rsidRPr="00120F42">
        <w:rPr>
          <w:sz w:val="24"/>
          <w:szCs w:val="24"/>
          <w:lang w:val="en-US"/>
        </w:rPr>
        <w:t xml:space="preserve"> may influence reproductive traits.</w:t>
      </w:r>
      <w:r w:rsidRPr="00120F42">
        <w:rPr>
          <w:sz w:val="24"/>
          <w:szCs w:val="24"/>
          <w:lang w:val="en-US"/>
        </w:rPr>
        <w:t xml:space="preserve"> </w:t>
      </w:r>
      <w:r w:rsidR="003043B9" w:rsidRPr="00120F42">
        <w:rPr>
          <w:sz w:val="24"/>
          <w:szCs w:val="24"/>
          <w:lang w:val="en-US"/>
        </w:rPr>
        <w:t>The</w:t>
      </w:r>
      <w:r w:rsidRPr="00120F42">
        <w:rPr>
          <w:sz w:val="24"/>
          <w:szCs w:val="24"/>
          <w:lang w:val="en-US"/>
        </w:rPr>
        <w:t xml:space="preserve"> production of many small spores is consistent with r-</w:t>
      </w:r>
      <w:r w:rsidR="003043B9" w:rsidRPr="00120F42">
        <w:rPr>
          <w:sz w:val="24"/>
          <w:szCs w:val="24"/>
          <w:lang w:val="en-US"/>
        </w:rPr>
        <w:t>selection for</w:t>
      </w:r>
      <w:r w:rsidRPr="00120F42">
        <w:rPr>
          <w:sz w:val="24"/>
          <w:szCs w:val="24"/>
          <w:lang w:val="en-US"/>
        </w:rPr>
        <w:t xml:space="preserve"> high propagule output, whereas production of fewer</w:t>
      </w:r>
      <w:r w:rsidR="00B02B54">
        <w:rPr>
          <w:sz w:val="24"/>
          <w:szCs w:val="24"/>
          <w:lang w:val="en-US"/>
        </w:rPr>
        <w:t>,</w:t>
      </w:r>
      <w:r w:rsidRPr="00120F42">
        <w:rPr>
          <w:sz w:val="24"/>
          <w:szCs w:val="24"/>
          <w:lang w:val="en-US"/>
        </w:rPr>
        <w:t xml:space="preserve"> large</w:t>
      </w:r>
      <w:r w:rsidR="00B02B54">
        <w:rPr>
          <w:sz w:val="24"/>
          <w:szCs w:val="24"/>
          <w:lang w:val="en-US"/>
        </w:rPr>
        <w:t>r</w:t>
      </w:r>
      <w:r w:rsidRPr="00120F42">
        <w:rPr>
          <w:sz w:val="24"/>
          <w:szCs w:val="24"/>
          <w:lang w:val="en-US"/>
        </w:rPr>
        <w:t xml:space="preserve"> spores is consistent with K-select</w:t>
      </w:r>
      <w:r w:rsidR="003043B9" w:rsidRPr="00120F42">
        <w:rPr>
          <w:sz w:val="24"/>
          <w:szCs w:val="24"/>
          <w:lang w:val="en-US"/>
        </w:rPr>
        <w:t xml:space="preserve">ion for </w:t>
      </w:r>
      <w:r w:rsidRPr="00120F42">
        <w:rPr>
          <w:sz w:val="24"/>
          <w:szCs w:val="24"/>
          <w:lang w:val="en-US"/>
        </w:rPr>
        <w:t xml:space="preserve">greater per-spore investment. For example, </w:t>
      </w:r>
      <w:r w:rsidRPr="00120F42">
        <w:rPr>
          <w:i/>
          <w:iCs/>
          <w:sz w:val="24"/>
          <w:szCs w:val="24"/>
          <w:lang w:val="en-US"/>
        </w:rPr>
        <w:t>Laccaria tortilis</w:t>
      </w:r>
      <w:r w:rsidRPr="00120F42">
        <w:rPr>
          <w:sz w:val="24"/>
          <w:szCs w:val="24"/>
          <w:lang w:val="en-US"/>
        </w:rPr>
        <w:t xml:space="preserve"> has spores 12.8 µm in diameter and &lt;10,000 spores per mm² of gill, whereas </w:t>
      </w:r>
      <w:r w:rsidRPr="00120F42">
        <w:rPr>
          <w:i/>
          <w:iCs/>
          <w:sz w:val="24"/>
          <w:szCs w:val="24"/>
          <w:lang w:val="en-US"/>
        </w:rPr>
        <w:t>Clitocybe globispora</w:t>
      </w:r>
      <w:r w:rsidRPr="00120F42">
        <w:rPr>
          <w:sz w:val="24"/>
          <w:szCs w:val="24"/>
          <w:lang w:val="en-US"/>
        </w:rPr>
        <w:t xml:space="preserve"> has spores 4.3 µm in diameter and &gt;50,000 spores per mm² </w:t>
      </w:r>
      <w:hyperlink r:id="rId18">
        <w:r w:rsidRPr="00120F42">
          <w:rPr>
            <w:sz w:val="24"/>
            <w:szCs w:val="24"/>
            <w:lang w:val="en-US"/>
          </w:rPr>
          <w:t>(Halbwachs 2018)</w:t>
        </w:r>
      </w:hyperlink>
      <w:r w:rsidR="00B17A29" w:rsidRPr="00120F42">
        <w:rPr>
          <w:sz w:val="24"/>
          <w:szCs w:val="24"/>
          <w:lang w:val="en-US"/>
        </w:rPr>
        <w:t xml:space="preserve">. </w:t>
      </w:r>
      <w:r w:rsidR="00A11424" w:rsidRPr="00120F42">
        <w:rPr>
          <w:sz w:val="24"/>
          <w:szCs w:val="24"/>
          <w:lang w:val="en-US"/>
        </w:rPr>
        <w:t>In general, larger sporocarps produce more spores, consistent with</w:t>
      </w:r>
      <w:r w:rsidR="003B32C2" w:rsidRPr="00120F42">
        <w:rPr>
          <w:sz w:val="24"/>
          <w:szCs w:val="24"/>
          <w:lang w:val="en-US"/>
        </w:rPr>
        <w:t xml:space="preserve"> the </w:t>
      </w:r>
      <w:r w:rsidR="00A11424" w:rsidRPr="00120F42">
        <w:rPr>
          <w:sz w:val="24"/>
          <w:szCs w:val="24"/>
          <w:lang w:val="en-US"/>
        </w:rPr>
        <w:t xml:space="preserve">“maximal packing” </w:t>
      </w:r>
      <w:r w:rsidR="003B32C2" w:rsidRPr="00120F42">
        <w:rPr>
          <w:sz w:val="24"/>
          <w:szCs w:val="24"/>
          <w:lang w:val="en-US"/>
        </w:rPr>
        <w:t xml:space="preserve">of </w:t>
      </w:r>
      <w:r w:rsidR="00A11424" w:rsidRPr="00120F42">
        <w:rPr>
          <w:sz w:val="24"/>
          <w:szCs w:val="24"/>
          <w:lang w:val="en-US"/>
        </w:rPr>
        <w:t xml:space="preserve">reproductive </w:t>
      </w:r>
      <w:r w:rsidR="00B02B54">
        <w:rPr>
          <w:sz w:val="24"/>
          <w:szCs w:val="24"/>
          <w:lang w:val="en-US"/>
        </w:rPr>
        <w:t xml:space="preserve">propagules into reproductive </w:t>
      </w:r>
      <w:r w:rsidR="00A11424" w:rsidRPr="00120F42">
        <w:rPr>
          <w:sz w:val="24"/>
          <w:szCs w:val="24"/>
          <w:lang w:val="en-US"/>
        </w:rPr>
        <w:t>structures (</w:t>
      </w:r>
      <w:r w:rsidR="00193D35" w:rsidRPr="00120F42">
        <w:rPr>
          <w:sz w:val="24"/>
          <w:szCs w:val="24"/>
          <w:lang w:val="en-US"/>
        </w:rPr>
        <w:t>I</w:t>
      </w:r>
      <w:r w:rsidR="00A11424" w:rsidRPr="00120F42">
        <w:rPr>
          <w:sz w:val="24"/>
          <w:szCs w:val="24"/>
          <w:lang w:val="en-US"/>
        </w:rPr>
        <w:t xml:space="preserve">apichino et al. 2021). </w:t>
      </w:r>
      <w:r w:rsidR="00B17A29" w:rsidRPr="00B17A29">
        <w:rPr>
          <w:sz w:val="24"/>
          <w:szCs w:val="24"/>
          <w:lang w:val="en-US"/>
        </w:rPr>
        <w:t xml:space="preserve">Biophysical constraints may also influence spore </w:t>
      </w:r>
      <w:r w:rsidR="00B17A29" w:rsidRPr="00B17A29">
        <w:rPr>
          <w:sz w:val="24"/>
          <w:szCs w:val="24"/>
          <w:lang w:val="en-US"/>
        </w:rPr>
        <w:lastRenderedPageBreak/>
        <w:t>shape, as larger spores may be more spherical if selection for water conservation favors a lower surface-area-to-volume ratio</w:t>
      </w:r>
      <w:r w:rsidRPr="00120F42">
        <w:rPr>
          <w:sz w:val="24"/>
          <w:szCs w:val="24"/>
          <w:lang w:val="en-US"/>
        </w:rPr>
        <w:t xml:space="preserve"> (</w:t>
      </w:r>
      <w:commentRangeStart w:id="22"/>
      <w:r>
        <w:fldChar w:fldCharType="begin"/>
      </w:r>
      <w:r>
        <w:instrText>HYPERLINK "https://www.zotero.org/google-docs/?SDGbho" \h</w:instrText>
      </w:r>
      <w:r>
        <w:fldChar w:fldCharType="separate"/>
      </w:r>
      <w:r w:rsidRPr="00120F42">
        <w:rPr>
          <w:sz w:val="24"/>
          <w:szCs w:val="24"/>
          <w:lang w:val="en-US"/>
        </w:rPr>
        <w:t>Kauserud et al. 2008</w:t>
      </w:r>
      <w:r>
        <w:fldChar w:fldCharType="end"/>
      </w:r>
      <w:commentRangeEnd w:id="22"/>
      <w:r w:rsidR="00905899" w:rsidRPr="00120F42">
        <w:rPr>
          <w:rStyle w:val="CommentReference"/>
          <w:sz w:val="24"/>
          <w:szCs w:val="24"/>
          <w:lang w:val="en-US"/>
        </w:rPr>
        <w:commentReference w:id="22"/>
      </w:r>
      <w:r w:rsidRPr="00120F42">
        <w:rPr>
          <w:sz w:val="24"/>
          <w:szCs w:val="24"/>
          <w:lang w:val="en-US"/>
        </w:rPr>
        <w:t xml:space="preserve">). </w:t>
      </w:r>
    </w:p>
    <w:p w14:paraId="16064EF0" w14:textId="3726BE26" w:rsidR="00D25CCD" w:rsidRPr="00120F42" w:rsidRDefault="534695E8" w:rsidP="534695E8">
      <w:pPr>
        <w:spacing w:line="480" w:lineRule="auto"/>
        <w:ind w:firstLine="720"/>
        <w:rPr>
          <w:sz w:val="24"/>
          <w:szCs w:val="24"/>
          <w:lang w:val="en-US"/>
        </w:rPr>
      </w:pPr>
      <w:r w:rsidRPr="00120F42">
        <w:rPr>
          <w:sz w:val="24"/>
          <w:szCs w:val="24"/>
          <w:lang w:val="en-US"/>
        </w:rPr>
        <w:t xml:space="preserve">Together, these hypotheses suggest spore morphology emerges from the interplay of ecological niche, </w:t>
      </w:r>
      <w:r w:rsidR="007938A6" w:rsidRPr="00120F42">
        <w:rPr>
          <w:sz w:val="24"/>
          <w:szCs w:val="24"/>
          <w:lang w:val="en-US"/>
        </w:rPr>
        <w:t xml:space="preserve">the </w:t>
      </w:r>
      <w:r w:rsidRPr="00120F42">
        <w:rPr>
          <w:sz w:val="24"/>
          <w:szCs w:val="24"/>
          <w:lang w:val="en-US"/>
        </w:rPr>
        <w:t>architecture</w:t>
      </w:r>
      <w:r w:rsidR="007938A6" w:rsidRPr="00120F42">
        <w:rPr>
          <w:sz w:val="24"/>
          <w:szCs w:val="24"/>
          <w:lang w:val="en-US"/>
        </w:rPr>
        <w:t xml:space="preserve"> of sporocarps and spores</w:t>
      </w:r>
      <w:r w:rsidRPr="00120F42">
        <w:rPr>
          <w:sz w:val="24"/>
          <w:szCs w:val="24"/>
          <w:lang w:val="en-US"/>
        </w:rPr>
        <w:t xml:space="preserve">, </w:t>
      </w:r>
      <w:r w:rsidR="007938A6" w:rsidRPr="00120F42">
        <w:rPr>
          <w:sz w:val="24"/>
          <w:szCs w:val="24"/>
          <w:lang w:val="en-US"/>
        </w:rPr>
        <w:t xml:space="preserve">natural selection for </w:t>
      </w:r>
      <w:r w:rsidRPr="00120F42">
        <w:rPr>
          <w:sz w:val="24"/>
          <w:szCs w:val="24"/>
          <w:lang w:val="en-US"/>
        </w:rPr>
        <w:t xml:space="preserve">dispersal and establishment, and inherited developmental </w:t>
      </w:r>
      <w:commentRangeStart w:id="23"/>
      <w:commentRangeStart w:id="24"/>
      <w:commentRangeStart w:id="25"/>
      <w:commentRangeStart w:id="26"/>
      <w:r w:rsidRPr="00120F42">
        <w:rPr>
          <w:sz w:val="24"/>
          <w:szCs w:val="24"/>
          <w:lang w:val="en-US"/>
        </w:rPr>
        <w:t>constraints</w:t>
      </w:r>
      <w:commentRangeEnd w:id="23"/>
      <w:r w:rsidR="003B32C2" w:rsidRPr="00120F42">
        <w:rPr>
          <w:rStyle w:val="CommentReference"/>
          <w:sz w:val="24"/>
          <w:szCs w:val="24"/>
          <w:lang w:val="en-US"/>
        </w:rPr>
        <w:commentReference w:id="23"/>
      </w:r>
      <w:commentRangeEnd w:id="24"/>
      <w:r w:rsidRPr="00120F42">
        <w:rPr>
          <w:rStyle w:val="CommentReference"/>
          <w:sz w:val="24"/>
          <w:szCs w:val="24"/>
          <w:lang w:val="en-US"/>
        </w:rPr>
        <w:commentReference w:id="24"/>
      </w:r>
      <w:commentRangeEnd w:id="25"/>
      <w:r w:rsidRPr="00120F42">
        <w:rPr>
          <w:rStyle w:val="CommentReference"/>
          <w:sz w:val="24"/>
          <w:szCs w:val="24"/>
          <w:lang w:val="en-US"/>
        </w:rPr>
        <w:commentReference w:id="25"/>
      </w:r>
      <w:commentRangeEnd w:id="26"/>
      <w:r w:rsidR="00905899" w:rsidRPr="00120F42">
        <w:rPr>
          <w:rStyle w:val="CommentReference"/>
          <w:sz w:val="24"/>
          <w:szCs w:val="24"/>
          <w:lang w:val="en-US"/>
        </w:rPr>
        <w:commentReference w:id="26"/>
      </w:r>
      <w:r w:rsidR="009B0F43" w:rsidRPr="00120F42">
        <w:rPr>
          <w:sz w:val="24"/>
          <w:szCs w:val="24"/>
          <w:lang w:val="en-US"/>
        </w:rPr>
        <w:t xml:space="preserve"> (FIG</w:t>
      </w:r>
      <w:r w:rsidR="00AE7225">
        <w:rPr>
          <w:sz w:val="24"/>
          <w:szCs w:val="24"/>
          <w:lang w:val="en-US"/>
        </w:rPr>
        <w:t>.</w:t>
      </w:r>
      <w:r w:rsidR="009B0F43" w:rsidRPr="00120F42">
        <w:rPr>
          <w:sz w:val="24"/>
          <w:szCs w:val="24"/>
          <w:lang w:val="en-US"/>
        </w:rPr>
        <w:t xml:space="preserve"> 1)</w:t>
      </w:r>
      <w:r w:rsidRPr="00120F42">
        <w:rPr>
          <w:sz w:val="24"/>
          <w:szCs w:val="24"/>
          <w:lang w:val="en-US"/>
        </w:rPr>
        <w:t>. As a result, spore traits may not reflect any single selective force, but</w:t>
      </w:r>
      <w:r w:rsidR="007938A6" w:rsidRPr="00120F42">
        <w:rPr>
          <w:sz w:val="24"/>
          <w:szCs w:val="24"/>
          <w:lang w:val="en-US"/>
        </w:rPr>
        <w:t xml:space="preserve"> rather</w:t>
      </w:r>
      <w:r w:rsidRPr="00120F42">
        <w:rPr>
          <w:sz w:val="24"/>
          <w:szCs w:val="24"/>
          <w:lang w:val="en-US"/>
        </w:rPr>
        <w:t xml:space="preserve"> the cumulative outcome of </w:t>
      </w:r>
      <w:r w:rsidR="007938A6" w:rsidRPr="00120F42">
        <w:rPr>
          <w:sz w:val="24"/>
          <w:szCs w:val="24"/>
          <w:lang w:val="en-US"/>
        </w:rPr>
        <w:t xml:space="preserve">evolution </w:t>
      </w:r>
      <w:r w:rsidRPr="00120F42">
        <w:rPr>
          <w:sz w:val="24"/>
          <w:szCs w:val="24"/>
          <w:lang w:val="en-US"/>
        </w:rPr>
        <w:t xml:space="preserve">acting across multiple stages of the reproductive cycle, </w:t>
      </w:r>
      <w:r w:rsidR="009B0F43" w:rsidRPr="00120F42">
        <w:rPr>
          <w:sz w:val="24"/>
          <w:szCs w:val="24"/>
          <w:lang w:val="en-US"/>
        </w:rPr>
        <w:t>from release and transport</w:t>
      </w:r>
      <w:r w:rsidRPr="00120F42">
        <w:rPr>
          <w:sz w:val="24"/>
          <w:szCs w:val="24"/>
          <w:lang w:val="en-US"/>
        </w:rPr>
        <w:t xml:space="preserve"> to deposition and </w:t>
      </w:r>
      <w:commentRangeStart w:id="27"/>
      <w:r w:rsidR="007938A6" w:rsidRPr="00120F42">
        <w:rPr>
          <w:sz w:val="24"/>
          <w:szCs w:val="24"/>
          <w:lang w:val="en-US"/>
        </w:rPr>
        <w:t>germination</w:t>
      </w:r>
      <w:commentRangeEnd w:id="27"/>
      <w:r w:rsidR="007938A6" w:rsidRPr="00120F42">
        <w:rPr>
          <w:rStyle w:val="CommentReference"/>
          <w:sz w:val="24"/>
          <w:szCs w:val="24"/>
          <w:lang w:val="en-US"/>
        </w:rPr>
        <w:commentReference w:id="27"/>
      </w:r>
      <w:r w:rsidRPr="00120F42">
        <w:rPr>
          <w:sz w:val="24"/>
          <w:szCs w:val="24"/>
          <w:lang w:val="en-US"/>
        </w:rPr>
        <w:t>.</w:t>
      </w:r>
    </w:p>
    <w:p w14:paraId="32ECCF93" w14:textId="73A88710" w:rsidR="00D25CCD" w:rsidRPr="00120F42" w:rsidRDefault="003B32C2" w:rsidP="00D22018">
      <w:pPr>
        <w:spacing w:line="480" w:lineRule="auto"/>
        <w:ind w:firstLine="720"/>
        <w:rPr>
          <w:sz w:val="24"/>
          <w:szCs w:val="24"/>
          <w:lang w:val="en-US"/>
        </w:rPr>
      </w:pPr>
      <w:r w:rsidRPr="00120F42">
        <w:rPr>
          <w:sz w:val="24"/>
          <w:szCs w:val="24"/>
        </w:rPr>
        <w:t xml:space="preserve">However, </w:t>
      </w:r>
      <w:r w:rsidR="534695E8" w:rsidRPr="00120F42">
        <w:rPr>
          <w:sz w:val="24"/>
          <w:szCs w:val="24"/>
          <w:lang w:val="en-US"/>
        </w:rPr>
        <w:t>inferences</w:t>
      </w:r>
      <w:r w:rsidRPr="00120F42">
        <w:rPr>
          <w:sz w:val="24"/>
          <w:szCs w:val="24"/>
          <w:lang w:val="en-US"/>
        </w:rPr>
        <w:t xml:space="preserve"> frequently</w:t>
      </w:r>
      <w:r w:rsidR="534695E8" w:rsidRPr="00120F42">
        <w:rPr>
          <w:sz w:val="24"/>
          <w:szCs w:val="24"/>
          <w:lang w:val="en-US"/>
        </w:rPr>
        <w:t xml:space="preserve"> rely on broad comparisons across </w:t>
      </w:r>
      <w:r w:rsidRPr="00120F42">
        <w:rPr>
          <w:sz w:val="24"/>
          <w:szCs w:val="24"/>
          <w:lang w:val="en-US"/>
        </w:rPr>
        <w:t xml:space="preserve">multiple </w:t>
      </w:r>
      <w:r w:rsidR="534695E8" w:rsidRPr="00120F42">
        <w:rPr>
          <w:sz w:val="24"/>
          <w:szCs w:val="24"/>
          <w:lang w:val="en-US"/>
        </w:rPr>
        <w:t xml:space="preserve">genera, often </w:t>
      </w:r>
      <w:r w:rsidRPr="00120F42">
        <w:rPr>
          <w:sz w:val="24"/>
          <w:szCs w:val="24"/>
          <w:lang w:val="en-US"/>
        </w:rPr>
        <w:t>ignoring the</w:t>
      </w:r>
      <w:r w:rsidR="534695E8" w:rsidRPr="00120F42">
        <w:rPr>
          <w:sz w:val="24"/>
          <w:szCs w:val="24"/>
          <w:lang w:val="en-US"/>
        </w:rPr>
        <w:t xml:space="preserve"> shared evolutionary history</w:t>
      </w:r>
      <w:r w:rsidRPr="00120F42">
        <w:rPr>
          <w:sz w:val="24"/>
          <w:szCs w:val="24"/>
          <w:lang w:val="en-US"/>
        </w:rPr>
        <w:t xml:space="preserve"> which may also drive morphology</w:t>
      </w:r>
      <w:r w:rsidR="534695E8" w:rsidRPr="00120F42">
        <w:rPr>
          <w:sz w:val="24"/>
          <w:szCs w:val="24"/>
          <w:lang w:val="en-US"/>
        </w:rPr>
        <w:t xml:space="preserve">. </w:t>
      </w:r>
      <w:r w:rsidRPr="00120F42">
        <w:rPr>
          <w:sz w:val="24"/>
          <w:szCs w:val="24"/>
          <w:lang w:val="en-US"/>
        </w:rPr>
        <w:t xml:space="preserve">While </w:t>
      </w:r>
      <w:r w:rsidRPr="00120F42">
        <w:rPr>
          <w:sz w:val="24"/>
          <w:szCs w:val="24"/>
        </w:rPr>
        <w:t xml:space="preserve">trophic mode and climate are consistently identified as major correlates of spore traits, </w:t>
      </w:r>
      <w:r w:rsidRPr="00120F42">
        <w:rPr>
          <w:sz w:val="24"/>
          <w:szCs w:val="24"/>
          <w:lang w:val="en-US"/>
        </w:rPr>
        <w:t>b</w:t>
      </w:r>
      <w:r w:rsidR="534695E8" w:rsidRPr="00120F42">
        <w:rPr>
          <w:sz w:val="24"/>
          <w:szCs w:val="24"/>
          <w:lang w:val="en-US"/>
        </w:rPr>
        <w:t>oth trophic mode and spore traits are constrained by phylogeny</w:t>
      </w:r>
      <w:r w:rsidR="00193D35" w:rsidRPr="00120F42">
        <w:rPr>
          <w:sz w:val="24"/>
          <w:szCs w:val="24"/>
          <w:lang w:val="en-US"/>
        </w:rPr>
        <w:t xml:space="preserve"> </w:t>
      </w:r>
      <w:r w:rsidR="00120F42" w:rsidRPr="00120F42">
        <w:rPr>
          <w:sz w:val="24"/>
          <w:szCs w:val="24"/>
        </w:rPr>
        <w:t>(Bässler et al. 2015; Pehim Limbu et al. 2025)</w:t>
      </w:r>
      <w:r w:rsidRPr="00120F42">
        <w:rPr>
          <w:sz w:val="24"/>
          <w:szCs w:val="24"/>
          <w:lang w:val="en-US"/>
        </w:rPr>
        <w:t>.</w:t>
      </w:r>
      <w:r w:rsidR="534695E8" w:rsidRPr="00120F42">
        <w:rPr>
          <w:sz w:val="24"/>
          <w:szCs w:val="24"/>
          <w:lang w:val="en-US"/>
        </w:rPr>
        <w:t xml:space="preserve"> </w:t>
      </w:r>
      <w:r w:rsidR="00D22018" w:rsidRPr="00120F42">
        <w:rPr>
          <w:sz w:val="24"/>
          <w:szCs w:val="24"/>
          <w:lang w:val="en-US"/>
        </w:rPr>
        <w:t>Spore traits may be adaptations, or they may be phylogenetic artifacts; i</w:t>
      </w:r>
      <w:r w:rsidRPr="00120F42">
        <w:rPr>
          <w:sz w:val="24"/>
          <w:szCs w:val="24"/>
          <w:lang w:val="en-US"/>
        </w:rPr>
        <w:t xml:space="preserve">t </w:t>
      </w:r>
      <w:r w:rsidR="00D22018" w:rsidRPr="00120F42">
        <w:rPr>
          <w:sz w:val="24"/>
          <w:szCs w:val="24"/>
          <w:lang w:val="en-US"/>
        </w:rPr>
        <w:t>can</w:t>
      </w:r>
      <w:r w:rsidRPr="00120F42">
        <w:rPr>
          <w:sz w:val="24"/>
          <w:szCs w:val="24"/>
          <w:lang w:val="en-US"/>
        </w:rPr>
        <w:t xml:space="preserve"> be</w:t>
      </w:r>
      <w:r w:rsidR="534695E8" w:rsidRPr="00120F42">
        <w:rPr>
          <w:sz w:val="24"/>
          <w:szCs w:val="24"/>
          <w:lang w:val="en-US"/>
        </w:rPr>
        <w:t xml:space="preserve"> difficult to distinguish adaptive evolution from features emerging as byproducts of other </w:t>
      </w:r>
      <w:r w:rsidRPr="00120F42">
        <w:rPr>
          <w:sz w:val="24"/>
          <w:szCs w:val="24"/>
          <w:lang w:val="en-US"/>
        </w:rPr>
        <w:t xml:space="preserve">evolutionary </w:t>
      </w:r>
      <w:commentRangeStart w:id="28"/>
      <w:r w:rsidRPr="00120F42">
        <w:rPr>
          <w:sz w:val="24"/>
          <w:szCs w:val="24"/>
          <w:lang w:val="en-US"/>
        </w:rPr>
        <w:t>forces</w:t>
      </w:r>
      <w:commentRangeEnd w:id="28"/>
      <w:r w:rsidRPr="00120F42">
        <w:rPr>
          <w:rStyle w:val="CommentReference"/>
          <w:sz w:val="24"/>
          <w:szCs w:val="24"/>
          <w:lang w:val="en-US"/>
        </w:rPr>
        <w:commentReference w:id="28"/>
      </w:r>
      <w:r w:rsidRPr="00120F42">
        <w:rPr>
          <w:sz w:val="24"/>
          <w:szCs w:val="24"/>
          <w:lang w:val="en-US"/>
        </w:rPr>
        <w:t xml:space="preserve"> </w:t>
      </w:r>
      <w:hyperlink r:id="rId19">
        <w:r w:rsidR="534695E8" w:rsidRPr="00120F42">
          <w:rPr>
            <w:sz w:val="24"/>
            <w:szCs w:val="24"/>
            <w:lang w:val="en-US"/>
          </w:rPr>
          <w:t>(</w:t>
        </w:r>
      </w:hyperlink>
      <w:r w:rsidRPr="00120F42">
        <w:rPr>
          <w:sz w:val="24"/>
          <w:szCs w:val="24"/>
          <w:lang w:val="en-US"/>
        </w:rPr>
        <w:t>e.g.</w:t>
      </w:r>
      <w:r w:rsidR="534695E8" w:rsidRPr="00120F42">
        <w:rPr>
          <w:sz w:val="24"/>
          <w:szCs w:val="24"/>
          <w:lang w:val="en-US"/>
        </w:rPr>
        <w:t xml:space="preserve"> spandrels sensu </w:t>
      </w:r>
      <w:hyperlink r:id="rId20">
        <w:r w:rsidR="534695E8" w:rsidRPr="00120F42">
          <w:rPr>
            <w:sz w:val="24"/>
            <w:szCs w:val="24"/>
            <w:lang w:val="en-US"/>
          </w:rPr>
          <w:t>Gould and Lewontin 1979)</w:t>
        </w:r>
      </w:hyperlink>
      <w:r w:rsidR="534695E8" w:rsidRPr="00120F42">
        <w:rPr>
          <w:sz w:val="24"/>
          <w:szCs w:val="24"/>
          <w:lang w:val="en-US"/>
        </w:rPr>
        <w:t>. The lack of targeted and phylogenetically explicit analyses using quantitative shape data for many closely related species is a limitation</w:t>
      </w:r>
      <w:r w:rsidR="00BB13FD">
        <w:rPr>
          <w:sz w:val="24"/>
          <w:szCs w:val="24"/>
          <w:lang w:val="en-US"/>
        </w:rPr>
        <w:t>. T</w:t>
      </w:r>
      <w:r w:rsidR="00D22018" w:rsidRPr="00120F42">
        <w:rPr>
          <w:sz w:val="24"/>
          <w:szCs w:val="24"/>
          <w:lang w:val="en-US"/>
        </w:rPr>
        <w:t>o date, no study has tested how spore traits are influenced by trophic mode, climate, and phylogeny across a large, globally distributed</w:t>
      </w:r>
      <w:r w:rsidR="00905899">
        <w:rPr>
          <w:sz w:val="24"/>
          <w:szCs w:val="24"/>
          <w:lang w:val="en-US"/>
        </w:rPr>
        <w:t xml:space="preserve"> and</w:t>
      </w:r>
      <w:r w:rsidR="00D22018" w:rsidRPr="00120F42">
        <w:rPr>
          <w:sz w:val="24"/>
          <w:szCs w:val="24"/>
          <w:lang w:val="en-US"/>
        </w:rPr>
        <w:t xml:space="preserve"> monophyletic </w:t>
      </w:r>
      <w:r w:rsidR="00905899">
        <w:rPr>
          <w:sz w:val="24"/>
          <w:szCs w:val="24"/>
          <w:lang w:val="en-US"/>
        </w:rPr>
        <w:t>clade</w:t>
      </w:r>
      <w:r w:rsidR="00D22018" w:rsidRPr="00120F42">
        <w:rPr>
          <w:sz w:val="24"/>
          <w:szCs w:val="24"/>
          <w:lang w:val="en-US"/>
        </w:rPr>
        <w:t>.</w:t>
      </w:r>
      <w:r w:rsidR="534695E8" w:rsidRPr="00120F42">
        <w:rPr>
          <w:sz w:val="24"/>
          <w:szCs w:val="24"/>
          <w:lang w:val="en-US"/>
        </w:rPr>
        <w:t xml:space="preserve"> Moreover, most </w:t>
      </w:r>
      <w:r w:rsidR="00D22018" w:rsidRPr="00120F42">
        <w:rPr>
          <w:sz w:val="24"/>
          <w:szCs w:val="24"/>
          <w:lang w:val="en-US"/>
        </w:rPr>
        <w:t>research to date</w:t>
      </w:r>
      <w:r w:rsidR="534695E8" w:rsidRPr="00120F42">
        <w:rPr>
          <w:sz w:val="24"/>
          <w:szCs w:val="24"/>
          <w:lang w:val="en-US"/>
        </w:rPr>
        <w:t xml:space="preserve"> has relied on length-to-width ratios or qualitative descriptors (e.g. “globose”, “allantoid”, “elongate”). Morphometrics is the quantitative analysis of biological form, </w:t>
      </w:r>
      <w:r w:rsidR="00D22018" w:rsidRPr="00120F42">
        <w:rPr>
          <w:sz w:val="24"/>
          <w:szCs w:val="24"/>
          <w:lang w:val="en-US"/>
        </w:rPr>
        <w:t xml:space="preserve">and it uses </w:t>
      </w:r>
      <w:r w:rsidR="534695E8" w:rsidRPr="00120F42">
        <w:rPr>
          <w:sz w:val="24"/>
          <w:szCs w:val="24"/>
          <w:lang w:val="en-US"/>
        </w:rPr>
        <w:t>mathematical descriptions to compare structures</w:t>
      </w:r>
      <w:r w:rsidR="00D22018" w:rsidRPr="00120F42">
        <w:rPr>
          <w:sz w:val="24"/>
          <w:szCs w:val="24"/>
          <w:lang w:val="en-US"/>
        </w:rPr>
        <w:t>.</w:t>
      </w:r>
      <w:r w:rsidR="534695E8" w:rsidRPr="00120F42">
        <w:rPr>
          <w:sz w:val="24"/>
          <w:szCs w:val="24"/>
          <w:lang w:val="en-US"/>
        </w:rPr>
        <w:t xml:space="preserve"> </w:t>
      </w:r>
      <w:r w:rsidR="00D22018" w:rsidRPr="00120F42">
        <w:rPr>
          <w:sz w:val="24"/>
          <w:szCs w:val="24"/>
          <w:lang w:val="en-US"/>
        </w:rPr>
        <w:t xml:space="preserve">Morphometrics </w:t>
      </w:r>
      <w:r w:rsidR="00905899">
        <w:rPr>
          <w:sz w:val="24"/>
          <w:szCs w:val="24"/>
          <w:lang w:val="en-US"/>
        </w:rPr>
        <w:t>is a tool we can use to</w:t>
      </w:r>
      <w:r w:rsidR="534695E8" w:rsidRPr="00120F42">
        <w:rPr>
          <w:sz w:val="24"/>
          <w:szCs w:val="24"/>
          <w:lang w:val="en-US"/>
        </w:rPr>
        <w:t xml:space="preserve"> quantify the full geometry of spores. </w:t>
      </w:r>
    </w:p>
    <w:p w14:paraId="1D8A6902" w14:textId="198F1EF2" w:rsidR="00D25CCD" w:rsidRPr="00120F42" w:rsidRDefault="534695E8" w:rsidP="534695E8">
      <w:pPr>
        <w:spacing w:line="480" w:lineRule="auto"/>
        <w:ind w:firstLine="720"/>
        <w:rPr>
          <w:sz w:val="24"/>
          <w:szCs w:val="24"/>
          <w:lang w:val="en-US"/>
        </w:rPr>
      </w:pPr>
      <w:r w:rsidRPr="00120F42">
        <w:rPr>
          <w:sz w:val="24"/>
          <w:szCs w:val="24"/>
          <w:lang w:val="en-US"/>
        </w:rPr>
        <w:lastRenderedPageBreak/>
        <w:t xml:space="preserve">The mushroom-forming genus </w:t>
      </w:r>
      <w:r w:rsidRPr="00120F42">
        <w:rPr>
          <w:i/>
          <w:iCs/>
          <w:sz w:val="24"/>
          <w:szCs w:val="24"/>
          <w:lang w:val="en-US"/>
        </w:rPr>
        <w:t>Amanita</w:t>
      </w:r>
      <w:r w:rsidRPr="00120F42">
        <w:rPr>
          <w:sz w:val="24"/>
          <w:szCs w:val="24"/>
          <w:lang w:val="en-US"/>
        </w:rPr>
        <w:t xml:space="preserve"> provides an ideal system </w:t>
      </w:r>
      <w:r w:rsidR="00786985" w:rsidRPr="00120F42">
        <w:rPr>
          <w:sz w:val="24"/>
          <w:szCs w:val="24"/>
          <w:lang w:val="en-US"/>
        </w:rPr>
        <w:t>for</w:t>
      </w:r>
      <w:r w:rsidR="00905899">
        <w:rPr>
          <w:sz w:val="24"/>
          <w:szCs w:val="24"/>
          <w:lang w:val="en-US"/>
        </w:rPr>
        <w:t xml:space="preserve"> using morphometrics to</w:t>
      </w:r>
      <w:r w:rsidR="00786985" w:rsidRPr="00120F42">
        <w:rPr>
          <w:sz w:val="24"/>
          <w:szCs w:val="24"/>
          <w:lang w:val="en-US"/>
        </w:rPr>
        <w:t xml:space="preserve"> test</w:t>
      </w:r>
      <w:r w:rsidRPr="00120F42">
        <w:rPr>
          <w:sz w:val="24"/>
          <w:szCs w:val="24"/>
          <w:lang w:val="en-US"/>
        </w:rPr>
        <w:t xml:space="preserve"> the multiple hypotheses used to explain spore morphology. The genus was formally named in Lamarck and Poiret’s </w:t>
      </w:r>
      <w:r w:rsidRPr="00120F42">
        <w:rPr>
          <w:i/>
          <w:iCs/>
          <w:sz w:val="24"/>
          <w:szCs w:val="24"/>
          <w:lang w:val="en-US"/>
        </w:rPr>
        <w:t>Encylopédie méthodique: botanique</w:t>
      </w:r>
      <w:r w:rsidRPr="00120F42">
        <w:rPr>
          <w:sz w:val="24"/>
          <w:szCs w:val="24"/>
          <w:lang w:val="en-US"/>
        </w:rPr>
        <w:t xml:space="preserve"> in 1783 (vol. 1, pg. 111), and </w:t>
      </w:r>
      <w:r w:rsidRPr="00120F42">
        <w:rPr>
          <w:i/>
          <w:iCs/>
          <w:sz w:val="24"/>
          <w:szCs w:val="24"/>
          <w:lang w:val="en-US"/>
        </w:rPr>
        <w:t xml:space="preserve">Amanita </w:t>
      </w:r>
      <w:r w:rsidRPr="00120F42">
        <w:rPr>
          <w:sz w:val="24"/>
          <w:szCs w:val="24"/>
          <w:lang w:val="en-US"/>
        </w:rPr>
        <w:t>species remain among the most iconic</w:t>
      </w:r>
      <w:r w:rsidR="00D90433" w:rsidRPr="00120F42">
        <w:rPr>
          <w:sz w:val="24"/>
          <w:szCs w:val="24"/>
          <w:lang w:val="en-US"/>
        </w:rPr>
        <w:t xml:space="preserve"> of</w:t>
      </w:r>
      <w:r w:rsidRPr="00120F42">
        <w:rPr>
          <w:sz w:val="24"/>
          <w:szCs w:val="24"/>
          <w:lang w:val="en-US"/>
        </w:rPr>
        <w:t xml:space="preserve"> fungi. The genus is monophyletic, species-rich, globally distributed, and unusually well documented, with detailed type descriptions, micrographs, and </w:t>
      </w:r>
      <w:r w:rsidR="00D90433" w:rsidRPr="00120F42">
        <w:rPr>
          <w:sz w:val="24"/>
          <w:szCs w:val="24"/>
          <w:lang w:val="en-US"/>
        </w:rPr>
        <w:t>natural history</w:t>
      </w:r>
      <w:r w:rsidRPr="00120F42">
        <w:rPr>
          <w:sz w:val="24"/>
          <w:szCs w:val="24"/>
          <w:lang w:val="en-US"/>
        </w:rPr>
        <w:t xml:space="preserve"> available </w:t>
      </w:r>
      <w:r w:rsidR="007A3A69" w:rsidRPr="00120F42">
        <w:rPr>
          <w:sz w:val="24"/>
          <w:szCs w:val="24"/>
          <w:lang w:val="en-US"/>
        </w:rPr>
        <w:t xml:space="preserve">for </w:t>
      </w:r>
      <w:r w:rsidRPr="00120F42">
        <w:rPr>
          <w:sz w:val="24"/>
          <w:szCs w:val="24"/>
          <w:lang w:val="en-US"/>
        </w:rPr>
        <w:t xml:space="preserve">hundreds of taxa (e.g., Tulloss &amp; Yang 2017; Kuo 2017). Although the genus is predominantly ectomycorrhizal, </w:t>
      </w:r>
      <w:r w:rsidRPr="00120F42">
        <w:rPr>
          <w:i/>
          <w:iCs/>
          <w:sz w:val="24"/>
          <w:szCs w:val="24"/>
          <w:lang w:val="en-US"/>
        </w:rPr>
        <w:t>Amanita</w:t>
      </w:r>
      <w:r w:rsidRPr="00120F42">
        <w:rPr>
          <w:sz w:val="24"/>
          <w:szCs w:val="24"/>
          <w:lang w:val="en-US"/>
        </w:rPr>
        <w:t xml:space="preserve"> also </w:t>
      </w:r>
      <w:commentRangeStart w:id="29"/>
      <w:r w:rsidRPr="00120F42">
        <w:rPr>
          <w:sz w:val="24"/>
          <w:szCs w:val="24"/>
          <w:lang w:val="en-US"/>
        </w:rPr>
        <w:t>includes</w:t>
      </w:r>
      <w:commentRangeEnd w:id="29"/>
      <w:r w:rsidR="007A3A69" w:rsidRPr="00120F42">
        <w:rPr>
          <w:rStyle w:val="CommentReference"/>
          <w:sz w:val="24"/>
          <w:szCs w:val="24"/>
          <w:lang w:val="en-US"/>
        </w:rPr>
        <w:commentReference w:id="29"/>
      </w:r>
      <w:r w:rsidRPr="00120F42">
        <w:rPr>
          <w:sz w:val="24"/>
          <w:szCs w:val="24"/>
          <w:lang w:val="en-US"/>
        </w:rPr>
        <w:t xml:space="preserve"> decomposer lineages </w:t>
      </w:r>
      <w:r w:rsidR="007A3A69" w:rsidRPr="00120F42">
        <w:rPr>
          <w:sz w:val="24"/>
          <w:szCs w:val="24"/>
          <w:lang w:val="en-US"/>
        </w:rPr>
        <w:t xml:space="preserve">as well as </w:t>
      </w:r>
      <w:r w:rsidRPr="00120F42">
        <w:rPr>
          <w:sz w:val="24"/>
          <w:szCs w:val="24"/>
          <w:lang w:val="en-US"/>
        </w:rPr>
        <w:t xml:space="preserve">the enigmatic </w:t>
      </w:r>
      <w:r w:rsidRPr="00120F42">
        <w:rPr>
          <w:i/>
          <w:iCs/>
          <w:sz w:val="24"/>
          <w:szCs w:val="24"/>
          <w:lang w:val="en-US"/>
        </w:rPr>
        <w:t>A. inopinata</w:t>
      </w:r>
      <w:r w:rsidRPr="00120F42">
        <w:rPr>
          <w:sz w:val="24"/>
          <w:szCs w:val="24"/>
          <w:lang w:val="en-US"/>
        </w:rPr>
        <w:t xml:space="preserve"> group, whose trophic mode remains uncertain (Wolfe et al. 2012). </w:t>
      </w:r>
      <w:r w:rsidR="007A3A69" w:rsidRPr="00120F42">
        <w:rPr>
          <w:sz w:val="24"/>
          <w:szCs w:val="24"/>
          <w:lang w:val="en-US"/>
        </w:rPr>
        <w:t xml:space="preserve">Symbiosis evolved </w:t>
      </w:r>
      <w:r w:rsidR="000F7487" w:rsidRPr="00120F42">
        <w:rPr>
          <w:sz w:val="24"/>
          <w:szCs w:val="24"/>
          <w:lang w:val="en-US"/>
        </w:rPr>
        <w:t>a single time within</w:t>
      </w:r>
      <w:r w:rsidR="007A3A69" w:rsidRPr="00120F42">
        <w:rPr>
          <w:sz w:val="24"/>
          <w:szCs w:val="24"/>
          <w:lang w:val="en-US"/>
        </w:rPr>
        <w:t xml:space="preserve"> the genus, and a</w:t>
      </w:r>
      <w:r w:rsidRPr="00120F42">
        <w:rPr>
          <w:sz w:val="24"/>
          <w:szCs w:val="24"/>
          <w:lang w:val="en-US"/>
        </w:rPr>
        <w:t xml:space="preserve">vailable data allow for explicit comparisons of spore morphology across an ecological transition. Furthermore, </w:t>
      </w:r>
      <w:r w:rsidR="000F7487" w:rsidRPr="00120F42">
        <w:rPr>
          <w:sz w:val="24"/>
          <w:szCs w:val="24"/>
          <w:lang w:val="en-US"/>
        </w:rPr>
        <w:t xml:space="preserve">the </w:t>
      </w:r>
      <w:r w:rsidRPr="00120F42">
        <w:rPr>
          <w:sz w:val="24"/>
          <w:szCs w:val="24"/>
          <w:lang w:val="en-US"/>
        </w:rPr>
        <w:t xml:space="preserve">recent availability of multilocus phylogenies and genome-scale phylogenomic resources </w:t>
      </w:r>
      <w:hyperlink r:id="rId21">
        <w:r w:rsidRPr="00120F42">
          <w:rPr>
            <w:sz w:val="24"/>
            <w:szCs w:val="24"/>
            <w:lang w:val="en-US"/>
          </w:rPr>
          <w:t>(Wolfe et al. 2012; Cui et al. 2018)</w:t>
        </w:r>
      </w:hyperlink>
      <w:r w:rsidRPr="00120F42">
        <w:rPr>
          <w:sz w:val="24"/>
          <w:szCs w:val="24"/>
          <w:lang w:val="en-US"/>
        </w:rPr>
        <w:t xml:space="preserve"> enables </w:t>
      </w:r>
      <w:r w:rsidR="000F7487" w:rsidRPr="00120F42">
        <w:rPr>
          <w:sz w:val="24"/>
          <w:szCs w:val="24"/>
          <w:lang w:val="en-US"/>
        </w:rPr>
        <w:t xml:space="preserve">a phylogenetically rigorous </w:t>
      </w:r>
      <w:r w:rsidRPr="00120F42">
        <w:rPr>
          <w:sz w:val="24"/>
          <w:szCs w:val="24"/>
          <w:lang w:val="en-US"/>
        </w:rPr>
        <w:t xml:space="preserve">assessment </w:t>
      </w:r>
      <w:r w:rsidR="000F7487" w:rsidRPr="00120F42">
        <w:rPr>
          <w:sz w:val="24"/>
          <w:szCs w:val="24"/>
          <w:lang w:val="en-US"/>
        </w:rPr>
        <w:t>(</w:t>
      </w:r>
      <w:r w:rsidRPr="00120F42">
        <w:rPr>
          <w:sz w:val="24"/>
          <w:szCs w:val="24"/>
          <w:lang w:val="en-US"/>
        </w:rPr>
        <w:t>Pringle et al. 2015).</w:t>
      </w:r>
    </w:p>
    <w:p w14:paraId="278A8132" w14:textId="0517B96B" w:rsidR="000F7487" w:rsidRPr="00120F42" w:rsidRDefault="003B32C2" w:rsidP="003B32C2">
      <w:pPr>
        <w:spacing w:line="480" w:lineRule="auto"/>
        <w:ind w:firstLine="720"/>
        <w:rPr>
          <w:sz w:val="24"/>
          <w:szCs w:val="24"/>
        </w:rPr>
      </w:pPr>
      <w:r w:rsidRPr="00120F42">
        <w:rPr>
          <w:sz w:val="24"/>
          <w:szCs w:val="24"/>
        </w:rPr>
        <w:t>Because trophic mode and climat</w:t>
      </w:r>
      <w:r w:rsidR="00786985" w:rsidRPr="00120F42">
        <w:rPr>
          <w:sz w:val="24"/>
          <w:szCs w:val="24"/>
        </w:rPr>
        <w:t>ic</w:t>
      </w:r>
      <w:r w:rsidRPr="00120F42">
        <w:rPr>
          <w:sz w:val="24"/>
          <w:szCs w:val="24"/>
        </w:rPr>
        <w:t xml:space="preserve"> variables are consistently identified as major correlates of spore traits and can be quantified across large taxonomic datasets, we </w:t>
      </w:r>
      <w:commentRangeStart w:id="30"/>
      <w:r w:rsidR="0019367E">
        <w:rPr>
          <w:sz w:val="24"/>
          <w:szCs w:val="24"/>
        </w:rPr>
        <w:t>explored</w:t>
      </w:r>
      <w:commentRangeEnd w:id="30"/>
      <w:r w:rsidR="0019367E" w:rsidRPr="00120F42">
        <w:rPr>
          <w:rStyle w:val="CommentReference"/>
          <w:sz w:val="24"/>
          <w:szCs w:val="24"/>
        </w:rPr>
        <w:commentReference w:id="30"/>
      </w:r>
      <w:r w:rsidRPr="00120F42">
        <w:rPr>
          <w:sz w:val="24"/>
          <w:szCs w:val="24"/>
        </w:rPr>
        <w:t xml:space="preserve"> three </w:t>
      </w:r>
      <w:r w:rsidR="000F7487" w:rsidRPr="00120F42">
        <w:rPr>
          <w:sz w:val="24"/>
          <w:szCs w:val="24"/>
        </w:rPr>
        <w:t>hypotheses</w:t>
      </w:r>
      <w:r w:rsidRPr="00120F42">
        <w:rPr>
          <w:sz w:val="24"/>
          <w:szCs w:val="24"/>
        </w:rPr>
        <w:t xml:space="preserve"> testable through publicly available data: spore morphology differs between trophic modes, spore morphology covaries with precipitation, and spore morphology differs among climate zones. </w:t>
      </w:r>
    </w:p>
    <w:p w14:paraId="2806A558" w14:textId="32257A59" w:rsidR="003B32C2" w:rsidRPr="00120F42" w:rsidRDefault="000F7487" w:rsidP="000F7487">
      <w:pPr>
        <w:spacing w:line="480" w:lineRule="auto"/>
        <w:ind w:firstLine="720"/>
        <w:rPr>
          <w:sz w:val="24"/>
          <w:szCs w:val="24"/>
          <w:highlight w:val="yellow"/>
          <w:lang w:val="en-US"/>
          <w:rPrChange w:id="31" w:author="Anne Pringle" w:date="2026-06-02T12:24:00Z" w16du:dateUtc="2026-06-02T17:24:00Z">
            <w:rPr>
              <w:sz w:val="24"/>
              <w:szCs w:val="24"/>
              <w:lang w:val="en-US"/>
            </w:rPr>
          </w:rPrChange>
        </w:rPr>
      </w:pPr>
      <w:r w:rsidRPr="00120F42">
        <w:rPr>
          <w:sz w:val="24"/>
          <w:szCs w:val="24"/>
          <w:lang w:val="en-US"/>
        </w:rPr>
        <w:t xml:space="preserve">However, the physical context in which dispersal occurs may also influence spore traits </w:t>
      </w:r>
      <w:hyperlink r:id="rId22">
        <w:r w:rsidRPr="00120F42">
          <w:rPr>
            <w:sz w:val="24"/>
            <w:szCs w:val="24"/>
            <w:lang w:val="en-US"/>
          </w:rPr>
          <w:t>(Golan and Pringle 2017)</w:t>
        </w:r>
      </w:hyperlink>
      <w:r w:rsidRPr="00120F42">
        <w:rPr>
          <w:sz w:val="24"/>
          <w:szCs w:val="24"/>
          <w:lang w:val="en-US"/>
        </w:rPr>
        <w:t xml:space="preserve">. For wind-dispersed fungal spores, motion through air is controlled by viscous drag, and not inertia; this low-Reynolds-number regime is commonly described as Stokes flow </w:t>
      </w:r>
      <w:hyperlink r:id="rId23">
        <w:r w:rsidRPr="00120F42">
          <w:rPr>
            <w:sz w:val="24"/>
            <w:szCs w:val="24"/>
            <w:lang w:val="en-US"/>
          </w:rPr>
          <w:t>(Fischer et al. 2010)</w:t>
        </w:r>
      </w:hyperlink>
      <w:r w:rsidRPr="00120F42">
        <w:rPr>
          <w:sz w:val="24"/>
          <w:szCs w:val="24"/>
          <w:lang w:val="en-US"/>
        </w:rPr>
        <w:t xml:space="preserve">. In Stokes flow, aerodynamic </w:t>
      </w:r>
      <w:r w:rsidRPr="00120F42">
        <w:rPr>
          <w:sz w:val="24"/>
          <w:szCs w:val="24"/>
          <w:lang w:val="en-US"/>
        </w:rPr>
        <w:lastRenderedPageBreak/>
        <w:t xml:space="preserve">resistance is </w:t>
      </w:r>
      <w:r w:rsidR="003044CC" w:rsidRPr="00120F42">
        <w:rPr>
          <w:sz w:val="24"/>
          <w:szCs w:val="24"/>
          <w:lang w:val="en-US"/>
        </w:rPr>
        <w:t>sensitive</w:t>
      </w:r>
      <w:r w:rsidRPr="00120F42">
        <w:rPr>
          <w:sz w:val="24"/>
          <w:szCs w:val="24"/>
          <w:lang w:val="en-US"/>
        </w:rPr>
        <w:t xml:space="preserve"> to particle size and for non-spherical bodies, it can also depend on shape and orientation </w:t>
      </w:r>
      <w:hyperlink r:id="rId24">
        <w:r w:rsidRPr="00120F42">
          <w:rPr>
            <w:sz w:val="24"/>
            <w:szCs w:val="24"/>
            <w:lang w:val="en-US"/>
          </w:rPr>
          <w:t>(Roper et al. 2008)</w:t>
        </w:r>
      </w:hyperlink>
      <w:r w:rsidRPr="00120F42">
        <w:rPr>
          <w:sz w:val="24"/>
          <w:szCs w:val="24"/>
          <w:lang w:val="en-US"/>
        </w:rPr>
        <w:t xml:space="preserve">. Mushroom caps trap thin boundary layers of </w:t>
      </w:r>
      <w:r w:rsidR="003044CC" w:rsidRPr="00120F42">
        <w:rPr>
          <w:sz w:val="24"/>
          <w:szCs w:val="24"/>
          <w:lang w:val="en-US"/>
        </w:rPr>
        <w:t>still</w:t>
      </w:r>
      <w:r w:rsidRPr="00120F42">
        <w:rPr>
          <w:sz w:val="24"/>
          <w:szCs w:val="24"/>
          <w:lang w:val="en-US"/>
        </w:rPr>
        <w:t xml:space="preserve"> air around them and their evaporative cooling can generate convective airflows to carry spores outward and upward, even in the absence of external winds </w:t>
      </w:r>
      <w:hyperlink r:id="rId25">
        <w:r w:rsidRPr="00120F42">
          <w:rPr>
            <w:sz w:val="24"/>
            <w:szCs w:val="24"/>
            <w:lang w:val="en-US"/>
          </w:rPr>
          <w:t>(Dressaire et al. 2016)</w:t>
        </w:r>
      </w:hyperlink>
      <w:r w:rsidRPr="00120F42">
        <w:rPr>
          <w:sz w:val="24"/>
          <w:szCs w:val="24"/>
          <w:lang w:val="en-US"/>
        </w:rPr>
        <w:t xml:space="preserve">. As spores disperse, </w:t>
      </w:r>
      <w:r w:rsidR="003044CC" w:rsidRPr="00120F42">
        <w:rPr>
          <w:sz w:val="24"/>
          <w:szCs w:val="24"/>
          <w:lang w:val="en-US"/>
        </w:rPr>
        <w:t>slight differences</w:t>
      </w:r>
      <w:r w:rsidRPr="00120F42">
        <w:rPr>
          <w:sz w:val="24"/>
          <w:szCs w:val="24"/>
          <w:lang w:val="en-US"/>
        </w:rPr>
        <w:t xml:space="preserve"> in settling velocity or trajectory may alter whether a spore deposits rapidly or encounters other, local winds</w:t>
      </w:r>
      <w:r w:rsidR="0019367E">
        <w:rPr>
          <w:sz w:val="24"/>
          <w:szCs w:val="24"/>
          <w:lang w:val="en-US"/>
        </w:rPr>
        <w:t xml:space="preserve"> to travel further </w:t>
      </w:r>
      <w:commentRangeStart w:id="32"/>
      <w:r w:rsidR="0019367E">
        <w:rPr>
          <w:sz w:val="24"/>
          <w:szCs w:val="24"/>
          <w:lang w:val="en-US"/>
        </w:rPr>
        <w:t>afield</w:t>
      </w:r>
      <w:commentRangeEnd w:id="32"/>
      <w:r w:rsidR="0019367E" w:rsidRPr="00120F42">
        <w:rPr>
          <w:rStyle w:val="CommentReference"/>
          <w:sz w:val="24"/>
          <w:szCs w:val="24"/>
          <w:lang w:val="en-US"/>
        </w:rPr>
        <w:commentReference w:id="32"/>
      </w:r>
      <w:r w:rsidRPr="00120F42">
        <w:rPr>
          <w:sz w:val="24"/>
          <w:szCs w:val="24"/>
          <w:lang w:val="en-US"/>
        </w:rPr>
        <w:t>. Whether a spore is elongate or globose may affect its aerodynamics and dispersal trajectory</w:t>
      </w:r>
      <w:r w:rsidR="009B0F43" w:rsidRPr="00120F42">
        <w:rPr>
          <w:sz w:val="24"/>
          <w:szCs w:val="24"/>
          <w:lang w:val="en-US"/>
        </w:rPr>
        <w:t xml:space="preserve"> </w:t>
      </w:r>
      <w:commentRangeStart w:id="33"/>
      <w:commentRangeStart w:id="34"/>
      <w:r w:rsidR="009B0F43" w:rsidRPr="00120F42">
        <w:rPr>
          <w:sz w:val="24"/>
          <w:szCs w:val="24"/>
          <w:lang w:val="en-US"/>
        </w:rPr>
        <w:t>(Ingold 1965)</w:t>
      </w:r>
      <w:commentRangeEnd w:id="33"/>
      <w:r w:rsidR="009B0F43" w:rsidRPr="00120F42">
        <w:rPr>
          <w:rStyle w:val="CommentReference"/>
          <w:sz w:val="24"/>
          <w:szCs w:val="24"/>
          <w:lang w:val="en-US"/>
        </w:rPr>
        <w:commentReference w:id="33"/>
      </w:r>
      <w:commentRangeEnd w:id="34"/>
      <w:r w:rsidR="0019367E" w:rsidRPr="00120F42">
        <w:rPr>
          <w:rStyle w:val="CommentReference"/>
          <w:sz w:val="24"/>
          <w:szCs w:val="24"/>
          <w:lang w:val="en-US"/>
        </w:rPr>
        <w:commentReference w:id="34"/>
      </w:r>
      <w:r w:rsidRPr="00120F42">
        <w:rPr>
          <w:sz w:val="24"/>
          <w:szCs w:val="24"/>
          <w:lang w:val="en-US"/>
        </w:rPr>
        <w:t>.</w:t>
      </w:r>
    </w:p>
    <w:p w14:paraId="049F00BC" w14:textId="0CB3CBC9" w:rsidR="00D25CCD" w:rsidRPr="00120F42" w:rsidRDefault="00786985" w:rsidP="534695E8">
      <w:pPr>
        <w:spacing w:line="480" w:lineRule="auto"/>
        <w:ind w:firstLine="720"/>
        <w:rPr>
          <w:sz w:val="24"/>
          <w:szCs w:val="24"/>
          <w:lang w:val="en-US"/>
        </w:rPr>
      </w:pPr>
      <w:r w:rsidRPr="00120F42">
        <w:rPr>
          <w:sz w:val="24"/>
          <w:szCs w:val="24"/>
          <w:lang w:val="en-US"/>
        </w:rPr>
        <w:t>Keeping the physics of spore dispersal in mind, w</w:t>
      </w:r>
      <w:r w:rsidR="534695E8" w:rsidRPr="00120F42">
        <w:rPr>
          <w:sz w:val="24"/>
          <w:szCs w:val="24"/>
          <w:lang w:val="en-US"/>
        </w:rPr>
        <w:t xml:space="preserve">e </w:t>
      </w:r>
      <w:r w:rsidR="00ED491F" w:rsidRPr="00120F42">
        <w:rPr>
          <w:sz w:val="24"/>
          <w:szCs w:val="24"/>
          <w:lang w:val="en-US"/>
        </w:rPr>
        <w:t>explore</w:t>
      </w:r>
      <w:r w:rsidR="534695E8" w:rsidRPr="00120F42">
        <w:rPr>
          <w:sz w:val="24"/>
          <w:szCs w:val="24"/>
          <w:lang w:val="en-US"/>
        </w:rPr>
        <w:t xml:space="preserve"> five questions using </w:t>
      </w:r>
      <w:r w:rsidRPr="00120F42">
        <w:rPr>
          <w:sz w:val="24"/>
          <w:szCs w:val="24"/>
          <w:lang w:val="en-US"/>
        </w:rPr>
        <w:t xml:space="preserve">the genus </w:t>
      </w:r>
      <w:r w:rsidR="534695E8" w:rsidRPr="00120F42">
        <w:rPr>
          <w:i/>
          <w:iCs/>
          <w:sz w:val="24"/>
          <w:szCs w:val="24"/>
          <w:lang w:val="en-US"/>
        </w:rPr>
        <w:t xml:space="preserve">Amanita </w:t>
      </w:r>
      <w:r w:rsidR="534695E8" w:rsidRPr="00120F42">
        <w:rPr>
          <w:sz w:val="24"/>
          <w:szCs w:val="24"/>
          <w:lang w:val="en-US"/>
        </w:rPr>
        <w:t>as a model</w:t>
      </w:r>
      <w:r w:rsidR="00ED491F" w:rsidRPr="00120F42">
        <w:rPr>
          <w:sz w:val="24"/>
          <w:szCs w:val="24"/>
          <w:lang w:val="en-US"/>
        </w:rPr>
        <w:t>:</w:t>
      </w:r>
      <w:r w:rsidR="534695E8" w:rsidRPr="00120F42">
        <w:rPr>
          <w:sz w:val="24"/>
          <w:szCs w:val="24"/>
          <w:lang w:val="en-US"/>
        </w:rPr>
        <w:t xml:space="preserve"> (1) What are the major axes of spore shape variation within </w:t>
      </w:r>
      <w:r w:rsidR="00ED491F" w:rsidRPr="00120F42">
        <w:rPr>
          <w:sz w:val="24"/>
          <w:szCs w:val="24"/>
          <w:lang w:val="en-US"/>
          <w:rPrChange w:id="35" w:author="Anne Pringle" w:date="2026-06-02T09:36:00Z" w16du:dateUtc="2026-06-02T14:36:00Z">
            <w:rPr>
              <w:i/>
              <w:iCs/>
              <w:sz w:val="24"/>
              <w:szCs w:val="24"/>
              <w:lang w:val="en-US"/>
            </w:rPr>
          </w:rPrChange>
        </w:rPr>
        <w:t>the genus</w:t>
      </w:r>
      <w:r w:rsidR="534695E8" w:rsidRPr="00120F42">
        <w:rPr>
          <w:sz w:val="24"/>
          <w:szCs w:val="24"/>
          <w:lang w:val="en-US"/>
        </w:rPr>
        <w:t xml:space="preserve">? (2) Do </w:t>
      </w:r>
      <w:ins w:id="36" w:author="Anne Pringle" w:date="2026-09-02T09:54:00Z" w16du:dateUtc="2026-09-02T14:54:00Z">
        <w:r w:rsidR="006A66ED">
          <w:rPr>
            <w:sz w:val="24"/>
            <w:szCs w:val="24"/>
            <w:lang w:val="en-US"/>
          </w:rPr>
          <w:t xml:space="preserve">ectomycorrhizal, </w:t>
        </w:r>
      </w:ins>
      <w:r w:rsidR="534695E8" w:rsidRPr="00120F42">
        <w:rPr>
          <w:sz w:val="24"/>
          <w:szCs w:val="24"/>
          <w:lang w:val="en-US"/>
        </w:rPr>
        <w:t xml:space="preserve">decomposer, </w:t>
      </w:r>
      <w:del w:id="37" w:author="Anne Pringle" w:date="2026-09-02T09:54:00Z" w16du:dateUtc="2026-09-02T14:54:00Z">
        <w:r w:rsidR="534695E8" w:rsidRPr="00120F42" w:rsidDel="006A66ED">
          <w:rPr>
            <w:sz w:val="24"/>
            <w:szCs w:val="24"/>
            <w:lang w:val="en-US"/>
          </w:rPr>
          <w:delText xml:space="preserve">ectomycorrhizal, </w:delText>
        </w:r>
      </w:del>
      <w:r w:rsidR="534695E8" w:rsidRPr="00120F42">
        <w:rPr>
          <w:sz w:val="24"/>
          <w:szCs w:val="24"/>
          <w:lang w:val="en-US"/>
        </w:rPr>
        <w:t xml:space="preserve">or putatively transitional lineages exhibit distinct spore shapes once phylogenetic relationships are taken into account? (3) Does </w:t>
      </w:r>
      <w:r w:rsidRPr="00120F42">
        <w:rPr>
          <w:sz w:val="24"/>
          <w:szCs w:val="24"/>
          <w:lang w:val="en-US"/>
        </w:rPr>
        <w:t xml:space="preserve">the </w:t>
      </w:r>
      <w:r w:rsidR="534695E8" w:rsidRPr="00120F42">
        <w:rPr>
          <w:sz w:val="24"/>
          <w:szCs w:val="24"/>
          <w:lang w:val="en-US"/>
        </w:rPr>
        <w:t>climate</w:t>
      </w:r>
      <w:r w:rsidRPr="00120F42">
        <w:rPr>
          <w:sz w:val="24"/>
          <w:szCs w:val="24"/>
          <w:lang w:val="en-US"/>
        </w:rPr>
        <w:t xml:space="preserve"> in which mushrooms grow</w:t>
      </w:r>
      <w:r w:rsidR="534695E8" w:rsidRPr="00120F42">
        <w:rPr>
          <w:sz w:val="24"/>
          <w:szCs w:val="24"/>
          <w:lang w:val="en-US"/>
        </w:rPr>
        <w:t xml:space="preserve"> </w:t>
      </w:r>
      <w:r w:rsidR="00ED491F" w:rsidRPr="00120F42">
        <w:rPr>
          <w:sz w:val="24"/>
          <w:szCs w:val="24"/>
          <w:lang w:val="en-US"/>
        </w:rPr>
        <w:t xml:space="preserve">influence </w:t>
      </w:r>
      <w:r w:rsidR="534695E8" w:rsidRPr="00120F42">
        <w:rPr>
          <w:sz w:val="24"/>
          <w:szCs w:val="24"/>
          <w:lang w:val="en-US"/>
        </w:rPr>
        <w:t xml:space="preserve">spore morphology?  (4) How often have particular spore shapes evolved within the genus, and is there evidence of convergent evolution? (5) </w:t>
      </w:r>
      <w:r w:rsidR="0078729B" w:rsidRPr="00120F42">
        <w:rPr>
          <w:sz w:val="24"/>
          <w:szCs w:val="24"/>
          <w:lang w:val="en-US"/>
        </w:rPr>
        <w:t>Do the different</w:t>
      </w:r>
      <w:r w:rsidR="534695E8" w:rsidRPr="00120F42">
        <w:rPr>
          <w:sz w:val="24"/>
          <w:szCs w:val="24"/>
          <w:lang w:val="en-US"/>
        </w:rPr>
        <w:t xml:space="preserve"> shapes of </w:t>
      </w:r>
      <w:commentRangeStart w:id="38"/>
      <w:commentRangeStart w:id="39"/>
      <w:commentRangeStart w:id="40"/>
      <w:commentRangeStart w:id="41"/>
      <w:r w:rsidR="534695E8" w:rsidRPr="00120F42">
        <w:rPr>
          <w:sz w:val="24"/>
          <w:szCs w:val="24"/>
          <w:lang w:val="en-US"/>
        </w:rPr>
        <w:t>spores</w:t>
      </w:r>
      <w:commentRangeEnd w:id="38"/>
      <w:r w:rsidR="00AE5454" w:rsidRPr="00120F42">
        <w:rPr>
          <w:rStyle w:val="CommentReference"/>
          <w:sz w:val="24"/>
          <w:szCs w:val="24"/>
          <w:lang w:val="en-US"/>
        </w:rPr>
        <w:commentReference w:id="38"/>
      </w:r>
      <w:commentRangeEnd w:id="39"/>
      <w:r w:rsidRPr="00120F42">
        <w:rPr>
          <w:rStyle w:val="CommentReference"/>
          <w:sz w:val="24"/>
          <w:szCs w:val="24"/>
          <w:lang w:val="en-US"/>
        </w:rPr>
        <w:commentReference w:id="39"/>
      </w:r>
      <w:commentRangeEnd w:id="40"/>
      <w:r w:rsidRPr="00120F42">
        <w:rPr>
          <w:rStyle w:val="CommentReference"/>
          <w:sz w:val="24"/>
          <w:szCs w:val="24"/>
          <w:lang w:val="en-US"/>
        </w:rPr>
        <w:commentReference w:id="40"/>
      </w:r>
      <w:commentRangeEnd w:id="41"/>
      <w:r w:rsidR="006A66ED" w:rsidRPr="00120F42">
        <w:rPr>
          <w:rStyle w:val="CommentReference"/>
          <w:sz w:val="24"/>
          <w:szCs w:val="24"/>
          <w:lang w:val="en-US"/>
        </w:rPr>
        <w:commentReference w:id="41"/>
      </w:r>
      <w:r w:rsidR="0078729B" w:rsidRPr="00120F42">
        <w:rPr>
          <w:sz w:val="24"/>
          <w:szCs w:val="24"/>
          <w:lang w:val="en-US"/>
        </w:rPr>
        <w:t xml:space="preserve"> influence their initial dispersal away from a mushroom and into air</w:t>
      </w:r>
      <w:r w:rsidR="534695E8" w:rsidRPr="00120F42">
        <w:rPr>
          <w:sz w:val="24"/>
          <w:szCs w:val="24"/>
          <w:lang w:val="en-US"/>
        </w:rPr>
        <w:t xml:space="preserve">? </w:t>
      </w:r>
    </w:p>
    <w:p w14:paraId="02EB378F" w14:textId="77777777" w:rsidR="00D25CCD" w:rsidRPr="00120F42" w:rsidRDefault="00D25CCD">
      <w:pPr>
        <w:spacing w:line="480" w:lineRule="auto"/>
        <w:rPr>
          <w:sz w:val="24"/>
          <w:szCs w:val="24"/>
        </w:rPr>
      </w:pPr>
    </w:p>
    <w:p w14:paraId="5D3BEDC9" w14:textId="77777777" w:rsidR="00D25CCD" w:rsidRPr="00120F42" w:rsidRDefault="005C5AD8">
      <w:pPr>
        <w:spacing w:line="480" w:lineRule="auto"/>
        <w:rPr>
          <w:b/>
          <w:bCs/>
          <w:sz w:val="24"/>
          <w:szCs w:val="24"/>
        </w:rPr>
      </w:pPr>
      <w:r w:rsidRPr="00120F42">
        <w:rPr>
          <w:b/>
          <w:bCs/>
          <w:sz w:val="24"/>
          <w:szCs w:val="24"/>
        </w:rPr>
        <w:t>MATERIALS AND METHODS</w:t>
      </w:r>
    </w:p>
    <w:p w14:paraId="59D72545" w14:textId="77777777" w:rsidR="00D25CCD" w:rsidRPr="00120F42" w:rsidRDefault="534695E8" w:rsidP="534695E8">
      <w:pPr>
        <w:spacing w:line="480" w:lineRule="auto"/>
        <w:rPr>
          <w:i/>
          <w:iCs/>
          <w:sz w:val="24"/>
          <w:szCs w:val="24"/>
          <w:lang w:val="en-US"/>
        </w:rPr>
      </w:pPr>
      <w:r w:rsidRPr="00120F42">
        <w:rPr>
          <w:i/>
          <w:iCs/>
          <w:sz w:val="24"/>
          <w:szCs w:val="24"/>
          <w:lang w:val="en-US"/>
        </w:rPr>
        <w:t>Building a spore trait database.—</w:t>
      </w:r>
    </w:p>
    <w:p w14:paraId="6A974FE7" w14:textId="77777777" w:rsidR="00D25CCD" w:rsidRPr="00120F42" w:rsidRDefault="005C5AD8">
      <w:pPr>
        <w:spacing w:line="480" w:lineRule="auto"/>
        <w:rPr>
          <w:i/>
          <w:iCs/>
          <w:sz w:val="24"/>
          <w:szCs w:val="24"/>
        </w:rPr>
      </w:pPr>
      <w:r w:rsidRPr="00120F42">
        <w:rPr>
          <w:i/>
          <w:iCs/>
          <w:sz w:val="24"/>
          <w:szCs w:val="24"/>
        </w:rPr>
        <w:tab/>
        <w:t>Compiling spore data from taxonomic literature.</w:t>
      </w:r>
    </w:p>
    <w:p w14:paraId="6D448286" w14:textId="4530F4FB" w:rsidR="00206B48" w:rsidRPr="00120F42" w:rsidRDefault="00206B48" w:rsidP="00206B48">
      <w:pPr>
        <w:spacing w:line="480" w:lineRule="auto"/>
        <w:ind w:firstLine="720"/>
        <w:rPr>
          <w:sz w:val="24"/>
          <w:szCs w:val="24"/>
          <w:lang w:val="en-US"/>
        </w:rPr>
      </w:pPr>
      <w:r w:rsidRPr="00120F42">
        <w:rPr>
          <w:sz w:val="24"/>
          <w:szCs w:val="24"/>
          <w:lang w:val="en-US"/>
        </w:rPr>
        <w:t>Project data and methods are publicly available through a Git</w:t>
      </w:r>
      <w:r w:rsidR="00674F8C">
        <w:rPr>
          <w:sz w:val="24"/>
          <w:szCs w:val="24"/>
          <w:lang w:val="en-US"/>
        </w:rPr>
        <w:t>H</w:t>
      </w:r>
      <w:r w:rsidRPr="00120F42">
        <w:rPr>
          <w:sz w:val="24"/>
          <w:szCs w:val="24"/>
          <w:lang w:val="en-US"/>
        </w:rPr>
        <w:t xml:space="preserve">ub repository associated with the publication: </w:t>
      </w:r>
      <w:commentRangeStart w:id="42"/>
      <w:r w:rsidRPr="00120F42">
        <w:rPr>
          <w:sz w:val="24"/>
          <w:szCs w:val="24"/>
        </w:rPr>
        <w:fldChar w:fldCharType="begin"/>
      </w:r>
      <w:r w:rsidRPr="00120F42">
        <w:rPr>
          <w:sz w:val="24"/>
          <w:szCs w:val="24"/>
        </w:rPr>
        <w:instrText>HYPERLINK "https://github.com/jzraiti/Spore-Shape-Amanita" \h</w:instrText>
      </w:r>
      <w:r w:rsidRPr="00120F42">
        <w:rPr>
          <w:sz w:val="24"/>
          <w:szCs w:val="24"/>
        </w:rPr>
      </w:r>
      <w:r w:rsidRPr="00120F42">
        <w:rPr>
          <w:sz w:val="24"/>
          <w:szCs w:val="24"/>
        </w:rPr>
        <w:fldChar w:fldCharType="separate"/>
      </w:r>
      <w:r w:rsidRPr="00120F42">
        <w:rPr>
          <w:sz w:val="24"/>
          <w:szCs w:val="24"/>
          <w:u w:val="single"/>
          <w:lang w:val="en-US"/>
        </w:rPr>
        <w:t>https://github.com/jzraiti/Spore-Shape-Amanita</w:t>
      </w:r>
      <w:r w:rsidRPr="00120F42">
        <w:rPr>
          <w:sz w:val="24"/>
          <w:szCs w:val="24"/>
        </w:rPr>
        <w:fldChar w:fldCharType="end"/>
      </w:r>
      <w:commentRangeEnd w:id="42"/>
      <w:r w:rsidRPr="00120F42">
        <w:rPr>
          <w:rStyle w:val="CommentReference"/>
          <w:sz w:val="24"/>
          <w:szCs w:val="24"/>
          <w:lang w:val="en-US"/>
        </w:rPr>
        <w:commentReference w:id="42"/>
      </w:r>
      <w:r w:rsidRPr="00120F42">
        <w:rPr>
          <w:sz w:val="24"/>
          <w:szCs w:val="24"/>
          <w:lang w:val="en-US"/>
        </w:rPr>
        <w:t>.</w:t>
      </w:r>
    </w:p>
    <w:p w14:paraId="7F9DFDDC" w14:textId="555E4EB8" w:rsidR="00D25CCD" w:rsidRPr="00120F42" w:rsidRDefault="00206B48">
      <w:pPr>
        <w:spacing w:line="480" w:lineRule="auto"/>
        <w:rPr>
          <w:sz w:val="24"/>
          <w:szCs w:val="24"/>
        </w:rPr>
      </w:pPr>
      <w:r w:rsidRPr="00120F42">
        <w:rPr>
          <w:sz w:val="24"/>
          <w:szCs w:val="24"/>
        </w:rPr>
        <w:lastRenderedPageBreak/>
        <w:t>First, w</w:t>
      </w:r>
      <w:r w:rsidR="005C5AD8" w:rsidRPr="00120F42">
        <w:rPr>
          <w:sz w:val="24"/>
          <w:szCs w:val="24"/>
        </w:rPr>
        <w:t xml:space="preserve">e compiled spore data from </w:t>
      </w:r>
      <w:r w:rsidR="00837D97" w:rsidRPr="00120F42">
        <w:rPr>
          <w:sz w:val="24"/>
          <w:szCs w:val="24"/>
        </w:rPr>
        <w:t xml:space="preserve">species </w:t>
      </w:r>
      <w:r w:rsidR="005C5AD8" w:rsidRPr="00120F42">
        <w:rPr>
          <w:sz w:val="24"/>
          <w:szCs w:val="24"/>
        </w:rPr>
        <w:t xml:space="preserve">descriptions available on </w:t>
      </w:r>
      <w:hyperlink r:id="rId26">
        <w:r w:rsidR="005C5AD8" w:rsidRPr="00120F42">
          <w:rPr>
            <w:sz w:val="24"/>
            <w:szCs w:val="24"/>
            <w:u w:val="single"/>
          </w:rPr>
          <w:t>Amanitaceae.org</w:t>
        </w:r>
      </w:hyperlink>
      <w:r w:rsidR="005C5AD8" w:rsidRPr="00120F42">
        <w:rPr>
          <w:sz w:val="24"/>
          <w:szCs w:val="24"/>
        </w:rPr>
        <w:t xml:space="preserve"> </w:t>
      </w:r>
      <w:hyperlink r:id="rId27">
        <w:r w:rsidR="005C5AD8" w:rsidRPr="00120F42">
          <w:rPr>
            <w:sz w:val="24"/>
            <w:szCs w:val="24"/>
          </w:rPr>
          <w:t>(Tulloss 2025)</w:t>
        </w:r>
      </w:hyperlink>
      <w:r w:rsidR="005C5AD8" w:rsidRPr="00120F42">
        <w:rPr>
          <w:sz w:val="24"/>
          <w:szCs w:val="24"/>
        </w:rPr>
        <w:t xml:space="preserve">, an online monograph </w:t>
      </w:r>
      <w:hyperlink r:id="rId28">
        <w:r w:rsidR="005C5AD8" w:rsidRPr="00120F42">
          <w:rPr>
            <w:sz w:val="24"/>
            <w:szCs w:val="24"/>
          </w:rPr>
          <w:t>(Kuo 2025)</w:t>
        </w:r>
      </w:hyperlink>
      <w:r w:rsidR="005C5AD8" w:rsidRPr="00120F42">
        <w:rPr>
          <w:sz w:val="24"/>
          <w:szCs w:val="24"/>
        </w:rPr>
        <w:t>, and</w:t>
      </w:r>
      <w:r w:rsidR="009E6C1A" w:rsidRPr="00120F42">
        <w:rPr>
          <w:sz w:val="24"/>
          <w:szCs w:val="24"/>
        </w:rPr>
        <w:t xml:space="preserve"> the following publications:</w:t>
      </w:r>
      <w:r w:rsidR="005C5AD8" w:rsidRPr="00120F42">
        <w:rPr>
          <w:sz w:val="24"/>
          <w:szCs w:val="24"/>
        </w:rPr>
        <w:t xml:space="preserve"> </w:t>
      </w:r>
      <w:hyperlink r:id="rId29">
        <w:r w:rsidR="005C5AD8" w:rsidRPr="00120F42">
          <w:rPr>
            <w:sz w:val="24"/>
            <w:szCs w:val="24"/>
          </w:rPr>
          <w:t>Bas 1969</w:t>
        </w:r>
      </w:hyperlink>
      <w:r w:rsidR="005C5AD8" w:rsidRPr="00120F42">
        <w:rPr>
          <w:sz w:val="24"/>
          <w:szCs w:val="24"/>
        </w:rPr>
        <w:t xml:space="preserve">, </w:t>
      </w:r>
      <w:hyperlink r:id="rId30">
        <w:r w:rsidR="005C5AD8" w:rsidRPr="00120F42">
          <w:rPr>
            <w:sz w:val="24"/>
            <w:szCs w:val="24"/>
          </w:rPr>
          <w:t>Bojantchev et al. 2011, Bojantchev and Davis 2013</w:t>
        </w:r>
      </w:hyperlink>
      <w:r w:rsidR="005C5AD8" w:rsidRPr="00120F42">
        <w:rPr>
          <w:sz w:val="24"/>
          <w:szCs w:val="24"/>
        </w:rPr>
        <w:t xml:space="preserve">, </w:t>
      </w:r>
      <w:hyperlink r:id="rId31">
        <w:r w:rsidR="005C5AD8" w:rsidRPr="00120F42">
          <w:rPr>
            <w:sz w:val="24"/>
            <w:szCs w:val="24"/>
          </w:rPr>
          <w:t>Cho et al. 2015</w:t>
        </w:r>
      </w:hyperlink>
      <w:r w:rsidR="005C5AD8" w:rsidRPr="00120F42">
        <w:rPr>
          <w:sz w:val="24"/>
          <w:szCs w:val="24"/>
        </w:rPr>
        <w:t xml:space="preserve">, </w:t>
      </w:r>
      <w:hyperlink r:id="rId32">
        <w:r w:rsidR="005C5AD8" w:rsidRPr="00120F42">
          <w:rPr>
            <w:sz w:val="24"/>
            <w:szCs w:val="24"/>
          </w:rPr>
          <w:t>Cripps et al. 2017</w:t>
        </w:r>
      </w:hyperlink>
      <w:r w:rsidR="005C5AD8" w:rsidRPr="00120F42">
        <w:rPr>
          <w:sz w:val="24"/>
          <w:szCs w:val="24"/>
        </w:rPr>
        <w:t xml:space="preserve">, </w:t>
      </w:r>
      <w:hyperlink r:id="rId33">
        <w:r w:rsidR="005C5AD8" w:rsidRPr="00120F42">
          <w:rPr>
            <w:sz w:val="24"/>
            <w:szCs w:val="24"/>
          </w:rPr>
          <w:t>Davison et al. 2015</w:t>
        </w:r>
      </w:hyperlink>
      <w:r w:rsidR="005C5AD8" w:rsidRPr="00120F42">
        <w:rPr>
          <w:sz w:val="24"/>
          <w:szCs w:val="24"/>
        </w:rPr>
        <w:t xml:space="preserve">, </w:t>
      </w:r>
      <w:hyperlink r:id="rId34">
        <w:r w:rsidR="005C5AD8" w:rsidRPr="00120F42">
          <w:rPr>
            <w:sz w:val="24"/>
            <w:szCs w:val="24"/>
          </w:rPr>
          <w:t>Deng et al. 2014, Deng et al. 2016</w:t>
        </w:r>
      </w:hyperlink>
      <w:r w:rsidR="005C5AD8" w:rsidRPr="00120F42">
        <w:rPr>
          <w:sz w:val="24"/>
          <w:szCs w:val="24"/>
        </w:rPr>
        <w:t xml:space="preserve">, </w:t>
      </w:r>
      <w:hyperlink r:id="rId35">
        <w:r w:rsidR="005C5AD8" w:rsidRPr="00120F42">
          <w:rPr>
            <w:sz w:val="24"/>
            <w:szCs w:val="24"/>
          </w:rPr>
          <w:t>Endo et al. 2016, Endo et al. 2017</w:t>
        </w:r>
      </w:hyperlink>
      <w:r w:rsidR="005C5AD8" w:rsidRPr="00120F42">
        <w:rPr>
          <w:sz w:val="24"/>
          <w:szCs w:val="24"/>
        </w:rPr>
        <w:t xml:space="preserve">, </w:t>
      </w:r>
      <w:hyperlink r:id="rId36">
        <w:r w:rsidR="005C5AD8" w:rsidRPr="00120F42">
          <w:rPr>
            <w:sz w:val="24"/>
            <w:szCs w:val="24"/>
          </w:rPr>
          <w:t>Hosen et al. 2015</w:t>
        </w:r>
      </w:hyperlink>
      <w:r w:rsidR="005C5AD8" w:rsidRPr="00120F42">
        <w:rPr>
          <w:sz w:val="24"/>
          <w:szCs w:val="24"/>
        </w:rPr>
        <w:t xml:space="preserve">, </w:t>
      </w:r>
      <w:hyperlink r:id="rId37">
        <w:r w:rsidR="005C5AD8" w:rsidRPr="00120F42">
          <w:rPr>
            <w:sz w:val="24"/>
            <w:szCs w:val="24"/>
          </w:rPr>
          <w:t>Liu et al. 2017</w:t>
        </w:r>
      </w:hyperlink>
      <w:r w:rsidR="005C5AD8" w:rsidRPr="00120F42">
        <w:rPr>
          <w:sz w:val="24"/>
          <w:szCs w:val="24"/>
        </w:rPr>
        <w:t xml:space="preserve">, </w:t>
      </w:r>
      <w:hyperlink r:id="rId38">
        <w:r w:rsidR="005C5AD8" w:rsidRPr="00120F42">
          <w:rPr>
            <w:sz w:val="24"/>
            <w:szCs w:val="24"/>
          </w:rPr>
          <w:t>Menolli, Capelari, et al. 2009, Menolli, Asai, et al. 2009</w:t>
        </w:r>
      </w:hyperlink>
      <w:r w:rsidR="005C5AD8" w:rsidRPr="00120F42">
        <w:rPr>
          <w:sz w:val="24"/>
          <w:szCs w:val="24"/>
        </w:rPr>
        <w:t xml:space="preserve">, </w:t>
      </w:r>
      <w:hyperlink r:id="rId39">
        <w:r w:rsidR="005C5AD8" w:rsidRPr="00120F42">
          <w:rPr>
            <w:sz w:val="24"/>
            <w:szCs w:val="24"/>
          </w:rPr>
          <w:t>Miller Jr. 1991, Miller 1992</w:t>
        </w:r>
      </w:hyperlink>
      <w:r w:rsidR="005C5AD8" w:rsidRPr="00120F42">
        <w:rPr>
          <w:sz w:val="24"/>
          <w:szCs w:val="24"/>
        </w:rPr>
        <w:t xml:space="preserve">, </w:t>
      </w:r>
      <w:hyperlink r:id="rId40">
        <w:r w:rsidR="005C5AD8" w:rsidRPr="00120F42">
          <w:rPr>
            <w:sz w:val="24"/>
            <w:szCs w:val="24"/>
          </w:rPr>
          <w:t>Oda et al. 2000, Oda et al. 2001, Oda, Tanaka, et al. 2002a, Oda, Tanaka, et al. 2002b, Oda, Yamazaki, et al. 2002</w:t>
        </w:r>
      </w:hyperlink>
      <w:r w:rsidR="005C5AD8" w:rsidRPr="00120F42">
        <w:rPr>
          <w:sz w:val="24"/>
          <w:szCs w:val="24"/>
        </w:rPr>
        <w:t xml:space="preserve">, </w:t>
      </w:r>
      <w:hyperlink r:id="rId41">
        <w:r w:rsidR="005C5AD8" w:rsidRPr="00120F42">
          <w:rPr>
            <w:sz w:val="24"/>
            <w:szCs w:val="24"/>
          </w:rPr>
          <w:t>Pérez-Silva and Alfonso 1983</w:t>
        </w:r>
      </w:hyperlink>
      <w:r w:rsidR="005C5AD8" w:rsidRPr="00120F42">
        <w:rPr>
          <w:sz w:val="24"/>
          <w:szCs w:val="24"/>
        </w:rPr>
        <w:t xml:space="preserve">, </w:t>
      </w:r>
      <w:hyperlink r:id="rId42">
        <w:r w:rsidR="005C5AD8" w:rsidRPr="00120F42">
          <w:rPr>
            <w:sz w:val="24"/>
            <w:szCs w:val="24"/>
          </w:rPr>
          <w:t>Singh and Kaur 2016</w:t>
        </w:r>
      </w:hyperlink>
      <w:r w:rsidR="005C5AD8" w:rsidRPr="00120F42">
        <w:rPr>
          <w:sz w:val="24"/>
          <w:szCs w:val="24"/>
        </w:rPr>
        <w:t xml:space="preserve">, </w:t>
      </w:r>
      <w:hyperlink r:id="rId43">
        <w:r w:rsidR="005C5AD8" w:rsidRPr="00120F42">
          <w:rPr>
            <w:sz w:val="24"/>
            <w:szCs w:val="24"/>
          </w:rPr>
          <w:t>Takahashi 2004</w:t>
        </w:r>
      </w:hyperlink>
      <w:r w:rsidR="005C5AD8" w:rsidRPr="00120F42">
        <w:rPr>
          <w:sz w:val="24"/>
          <w:szCs w:val="24"/>
        </w:rPr>
        <w:t xml:space="preserve">, </w:t>
      </w:r>
      <w:hyperlink r:id="rId44">
        <w:r w:rsidR="005C5AD8" w:rsidRPr="00120F42">
          <w:rPr>
            <w:sz w:val="24"/>
            <w:szCs w:val="24"/>
          </w:rPr>
          <w:t>Tang et al. 2015, Tang et al. 2017</w:t>
        </w:r>
      </w:hyperlink>
      <w:r w:rsidR="005C5AD8" w:rsidRPr="00120F42">
        <w:rPr>
          <w:sz w:val="24"/>
          <w:szCs w:val="24"/>
        </w:rPr>
        <w:t xml:space="preserve">, </w:t>
      </w:r>
      <w:hyperlink r:id="rId45">
        <w:r w:rsidR="005C5AD8" w:rsidRPr="00120F42">
          <w:rPr>
            <w:sz w:val="24"/>
            <w:szCs w:val="24"/>
          </w:rPr>
          <w:t>Thongbai et al. 2016</w:t>
        </w:r>
      </w:hyperlink>
      <w:r w:rsidR="005C5AD8" w:rsidRPr="00120F42">
        <w:rPr>
          <w:sz w:val="24"/>
          <w:szCs w:val="24"/>
        </w:rPr>
        <w:t xml:space="preserve">, </w:t>
      </w:r>
      <w:hyperlink r:id="rId46">
        <w:r w:rsidR="005C5AD8" w:rsidRPr="00120F42">
          <w:rPr>
            <w:sz w:val="24"/>
            <w:szCs w:val="24"/>
          </w:rPr>
          <w:t>Vargas et al. 2017</w:t>
        </w:r>
      </w:hyperlink>
      <w:r w:rsidR="005C5AD8" w:rsidRPr="00120F42">
        <w:rPr>
          <w:sz w:val="24"/>
          <w:szCs w:val="24"/>
        </w:rPr>
        <w:t xml:space="preserve">, </w:t>
      </w:r>
      <w:hyperlink r:id="rId47">
        <w:r w:rsidR="005C5AD8" w:rsidRPr="00120F42">
          <w:rPr>
            <w:sz w:val="24"/>
            <w:szCs w:val="24"/>
          </w:rPr>
          <w:t>Yang et al. 2001</w:t>
        </w:r>
      </w:hyperlink>
      <w:r w:rsidR="005C5AD8" w:rsidRPr="00120F42">
        <w:rPr>
          <w:sz w:val="24"/>
          <w:szCs w:val="24"/>
        </w:rPr>
        <w:t xml:space="preserve">, </w:t>
      </w:r>
      <w:hyperlink r:id="rId48">
        <w:r w:rsidR="005C5AD8" w:rsidRPr="00120F42">
          <w:rPr>
            <w:sz w:val="24"/>
            <w:szCs w:val="24"/>
          </w:rPr>
          <w:t>Wartchow and Maia 2007, Wartchow et al. 2009, Wartchow and Gamboa 2012, Wartchow et al. 2013, Wartchow et al. 2015, Wartchow 2016, and Wartchow and Cortez 2016</w:t>
        </w:r>
      </w:hyperlink>
      <w:r w:rsidR="005C5AD8" w:rsidRPr="00120F42">
        <w:rPr>
          <w:sz w:val="24"/>
          <w:szCs w:val="24"/>
        </w:rPr>
        <w:t>. Spore data consisted of collection location, date, and collector</w:t>
      </w:r>
      <w:r w:rsidR="009E6C1A" w:rsidRPr="00120F42">
        <w:rPr>
          <w:sz w:val="24"/>
          <w:szCs w:val="24"/>
        </w:rPr>
        <w:t>;</w:t>
      </w:r>
      <w:r w:rsidR="005C5AD8" w:rsidRPr="00120F42">
        <w:rPr>
          <w:sz w:val="24"/>
          <w:szCs w:val="24"/>
        </w:rPr>
        <w:t xml:space="preserve"> habitat description</w:t>
      </w:r>
      <w:r w:rsidR="009E6C1A" w:rsidRPr="00120F42">
        <w:rPr>
          <w:sz w:val="24"/>
          <w:szCs w:val="24"/>
        </w:rPr>
        <w:t>;</w:t>
      </w:r>
      <w:r w:rsidR="005C5AD8" w:rsidRPr="00120F42">
        <w:rPr>
          <w:sz w:val="24"/>
          <w:szCs w:val="24"/>
        </w:rPr>
        <w:t xml:space="preserve"> spore </w:t>
      </w:r>
      <w:r w:rsidR="009E6C1A" w:rsidRPr="00120F42">
        <w:rPr>
          <w:sz w:val="24"/>
          <w:szCs w:val="24"/>
        </w:rPr>
        <w:t>drawings or photographs;</w:t>
      </w:r>
      <w:r w:rsidR="005C5AD8" w:rsidRPr="00120F42">
        <w:rPr>
          <w:sz w:val="24"/>
          <w:szCs w:val="24"/>
        </w:rPr>
        <w:t xml:space="preserve"> and minimum, maximum, and mean length and width measurements (</w:t>
      </w:r>
      <w:commentRangeStart w:id="43"/>
      <w:r w:rsidR="005C5AD8" w:rsidRPr="00120F42">
        <w:rPr>
          <w:sz w:val="24"/>
          <w:szCs w:val="24"/>
        </w:rPr>
        <w:t>µm</w:t>
      </w:r>
      <w:commentRangeEnd w:id="43"/>
      <w:r w:rsidR="009E6C1A" w:rsidRPr="00120F42">
        <w:rPr>
          <w:rStyle w:val="CommentReference"/>
          <w:sz w:val="24"/>
          <w:szCs w:val="24"/>
        </w:rPr>
        <w:commentReference w:id="43"/>
      </w:r>
      <w:r w:rsidR="005C5AD8" w:rsidRPr="00120F42">
        <w:rPr>
          <w:sz w:val="24"/>
          <w:szCs w:val="24"/>
        </w:rPr>
        <w:t xml:space="preserve">). </w:t>
      </w:r>
    </w:p>
    <w:p w14:paraId="1335B083" w14:textId="77777777" w:rsidR="00D25CCD" w:rsidRPr="00120F42" w:rsidRDefault="005C5AD8">
      <w:pPr>
        <w:spacing w:line="480" w:lineRule="auto"/>
        <w:ind w:firstLine="720"/>
        <w:rPr>
          <w:sz w:val="24"/>
          <w:szCs w:val="24"/>
        </w:rPr>
      </w:pPr>
      <w:r w:rsidRPr="00120F42">
        <w:rPr>
          <w:i/>
          <w:iCs/>
          <w:sz w:val="24"/>
          <w:szCs w:val="24"/>
        </w:rPr>
        <w:t>Creating morphometric descriptors.</w:t>
      </w:r>
    </w:p>
    <w:p w14:paraId="4009B4D5" w14:textId="24F37DE8" w:rsidR="00D25CCD" w:rsidRPr="00120F42" w:rsidRDefault="6F4CCA5C" w:rsidP="6F4CCA5C">
      <w:pPr>
        <w:spacing w:line="480" w:lineRule="auto"/>
        <w:ind w:firstLine="720"/>
        <w:rPr>
          <w:sz w:val="24"/>
          <w:szCs w:val="24"/>
          <w:lang w:val="en-US"/>
        </w:rPr>
      </w:pPr>
      <w:r w:rsidRPr="00120F42">
        <w:rPr>
          <w:sz w:val="24"/>
          <w:szCs w:val="24"/>
          <w:lang w:val="en-US"/>
        </w:rPr>
        <w:t xml:space="preserve">We digitally traced the outlines of 1,041 spores from published drawings </w:t>
      </w:r>
      <w:r w:rsidR="009E6C1A" w:rsidRPr="00120F42">
        <w:rPr>
          <w:sz w:val="24"/>
          <w:szCs w:val="24"/>
          <w:lang w:val="en-US"/>
        </w:rPr>
        <w:t xml:space="preserve">and micrographs </w:t>
      </w:r>
      <w:r w:rsidRPr="00120F42">
        <w:rPr>
          <w:sz w:val="24"/>
          <w:szCs w:val="24"/>
          <w:lang w:val="en-US"/>
        </w:rPr>
        <w:t xml:space="preserve">representing 211 species (FIG. 2), including 208 species of </w:t>
      </w:r>
      <w:r w:rsidRPr="00120F42">
        <w:rPr>
          <w:i/>
          <w:iCs/>
          <w:sz w:val="24"/>
          <w:szCs w:val="24"/>
          <w:lang w:val="en-US"/>
        </w:rPr>
        <w:t>Amanita</w:t>
      </w:r>
      <w:r w:rsidRPr="00120F42">
        <w:rPr>
          <w:sz w:val="24"/>
          <w:szCs w:val="24"/>
          <w:lang w:val="en-US"/>
        </w:rPr>
        <w:t xml:space="preserve"> </w:t>
      </w:r>
      <w:r w:rsidR="009E6C1A" w:rsidRPr="00120F42">
        <w:rPr>
          <w:sz w:val="24"/>
          <w:szCs w:val="24"/>
          <w:lang w:val="en-US"/>
        </w:rPr>
        <w:t xml:space="preserve">as well as </w:t>
      </w:r>
      <w:r w:rsidRPr="00120F42">
        <w:rPr>
          <w:sz w:val="24"/>
          <w:szCs w:val="24"/>
          <w:lang w:val="en-US"/>
        </w:rPr>
        <w:t>three close relatives (</w:t>
      </w:r>
      <w:r w:rsidRPr="00120F42">
        <w:rPr>
          <w:i/>
          <w:iCs/>
          <w:sz w:val="24"/>
          <w:szCs w:val="24"/>
          <w:lang w:val="en-US"/>
        </w:rPr>
        <w:t>Pluteus cervinus</w:t>
      </w:r>
      <w:r w:rsidRPr="00120F42">
        <w:rPr>
          <w:sz w:val="24"/>
          <w:szCs w:val="24"/>
          <w:lang w:val="en-US"/>
        </w:rPr>
        <w:t>;</w:t>
      </w:r>
      <w:r w:rsidRPr="00120F42">
        <w:rPr>
          <w:i/>
          <w:iCs/>
          <w:sz w:val="24"/>
          <w:szCs w:val="24"/>
          <w:lang w:val="en-US"/>
        </w:rPr>
        <w:t xml:space="preserve"> Pluteus petasatus</w:t>
      </w:r>
      <w:r w:rsidRPr="00120F42">
        <w:rPr>
          <w:sz w:val="24"/>
          <w:szCs w:val="24"/>
          <w:lang w:val="en-US"/>
        </w:rPr>
        <w:t>;</w:t>
      </w:r>
      <w:r w:rsidRPr="00120F42">
        <w:rPr>
          <w:i/>
          <w:iCs/>
          <w:sz w:val="24"/>
          <w:szCs w:val="24"/>
          <w:lang w:val="en-US"/>
        </w:rPr>
        <w:t xml:space="preserve"> Zhuliangomyces illinitus</w:t>
      </w:r>
      <w:r w:rsidRPr="00120F42">
        <w:rPr>
          <w:sz w:val="24"/>
          <w:szCs w:val="24"/>
          <w:lang w:val="en-US"/>
        </w:rPr>
        <w:t xml:space="preserve">). </w:t>
      </w:r>
      <w:r w:rsidR="00B52143" w:rsidRPr="00120F42">
        <w:rPr>
          <w:sz w:val="24"/>
          <w:szCs w:val="24"/>
          <w:lang w:val="en-US"/>
        </w:rPr>
        <w:t>Digitized s</w:t>
      </w:r>
      <w:r w:rsidRPr="00120F42">
        <w:rPr>
          <w:sz w:val="24"/>
          <w:szCs w:val="24"/>
          <w:lang w:val="en-US"/>
        </w:rPr>
        <w:t xml:space="preserve">pore outlines were analyzed using the R package </w:t>
      </w:r>
      <w:r w:rsidR="00BB1A43">
        <w:rPr>
          <w:smallCaps/>
          <w:sz w:val="24"/>
          <w:szCs w:val="24"/>
          <w:lang w:val="en-US"/>
        </w:rPr>
        <w:t>m</w:t>
      </w:r>
      <w:r w:rsidRPr="00BB1A43">
        <w:rPr>
          <w:smallCaps/>
          <w:sz w:val="24"/>
          <w:szCs w:val="24"/>
          <w:lang w:val="en-US"/>
        </w:rPr>
        <w:t>omocs</w:t>
      </w:r>
      <w:r w:rsidR="007C7FA1" w:rsidRPr="00120F42">
        <w:rPr>
          <w:sz w:val="24"/>
          <w:szCs w:val="24"/>
          <w:lang w:val="en-US"/>
        </w:rPr>
        <w:t xml:space="preserve">, </w:t>
      </w:r>
      <w:commentRangeStart w:id="44"/>
      <w:r w:rsidR="007C7FA1" w:rsidRPr="00120F42">
        <w:rPr>
          <w:sz w:val="24"/>
          <w:szCs w:val="24"/>
        </w:rPr>
        <w:t>implemented in R 4.5.1 (R Core Team 2025)</w:t>
      </w:r>
      <w:r w:rsidRPr="00120F42">
        <w:rPr>
          <w:sz w:val="24"/>
          <w:szCs w:val="24"/>
          <w:lang w:val="en-US"/>
        </w:rPr>
        <w:t xml:space="preserve">, </w:t>
      </w:r>
      <w:commentRangeEnd w:id="44"/>
      <w:r w:rsidR="007C7FA1" w:rsidRPr="00120F42">
        <w:rPr>
          <w:rStyle w:val="CommentReference"/>
          <w:sz w:val="24"/>
          <w:szCs w:val="24"/>
          <w:lang w:val="en-US"/>
        </w:rPr>
        <w:commentReference w:id="44"/>
      </w:r>
      <w:r w:rsidRPr="00120F42">
        <w:rPr>
          <w:sz w:val="24"/>
          <w:szCs w:val="24"/>
          <w:lang w:val="en-US"/>
        </w:rPr>
        <w:t xml:space="preserve">a toolkit for </w:t>
      </w:r>
      <w:r w:rsidR="009E6C1A" w:rsidRPr="00120F42">
        <w:rPr>
          <w:sz w:val="24"/>
          <w:szCs w:val="24"/>
          <w:lang w:val="en-US"/>
        </w:rPr>
        <w:t xml:space="preserve">the </w:t>
      </w:r>
      <w:r w:rsidRPr="00120F42">
        <w:rPr>
          <w:sz w:val="24"/>
          <w:szCs w:val="24"/>
          <w:lang w:val="en-US"/>
        </w:rPr>
        <w:t xml:space="preserve">quantitative analysis of biological shapes based on outline coordinates </w:t>
      </w:r>
      <w:commentRangeStart w:id="45"/>
      <w:r w:rsidRPr="00120F42">
        <w:rPr>
          <w:sz w:val="24"/>
          <w:szCs w:val="24"/>
        </w:rPr>
        <w:fldChar w:fldCharType="begin"/>
      </w:r>
      <w:r w:rsidRPr="00120F42">
        <w:rPr>
          <w:sz w:val="24"/>
          <w:szCs w:val="24"/>
        </w:rPr>
        <w:instrText>HYPERLINK "https://www.zotero.org/google-docs/?w2Sweu" \h</w:instrText>
      </w:r>
      <w:r w:rsidRPr="00120F42">
        <w:rPr>
          <w:sz w:val="24"/>
          <w:szCs w:val="24"/>
        </w:rPr>
      </w:r>
      <w:r w:rsidRPr="00120F42">
        <w:rPr>
          <w:sz w:val="24"/>
          <w:szCs w:val="24"/>
        </w:rPr>
        <w:fldChar w:fldCharType="separate"/>
      </w:r>
      <w:r w:rsidRPr="00120F42">
        <w:rPr>
          <w:sz w:val="24"/>
          <w:szCs w:val="24"/>
          <w:lang w:val="en-US"/>
        </w:rPr>
        <w:t>(Bonhomme et al. 2017)</w:t>
      </w:r>
      <w:r w:rsidRPr="00120F42">
        <w:rPr>
          <w:sz w:val="24"/>
          <w:szCs w:val="24"/>
        </w:rPr>
        <w:fldChar w:fldCharType="end"/>
      </w:r>
      <w:commentRangeEnd w:id="45"/>
      <w:r w:rsidR="00B52143" w:rsidRPr="00120F42">
        <w:rPr>
          <w:rStyle w:val="CommentReference"/>
          <w:sz w:val="24"/>
          <w:szCs w:val="24"/>
          <w:lang w:val="en-US"/>
        </w:rPr>
        <w:commentReference w:id="45"/>
      </w:r>
      <w:r w:rsidRPr="00120F42">
        <w:rPr>
          <w:sz w:val="24"/>
          <w:szCs w:val="24"/>
          <w:lang w:val="en-US"/>
        </w:rPr>
        <w:t xml:space="preserve">. </w:t>
      </w:r>
      <w:r w:rsidR="00B52143" w:rsidRPr="00120F42">
        <w:rPr>
          <w:sz w:val="24"/>
          <w:szCs w:val="24"/>
          <w:lang w:val="en-US"/>
        </w:rPr>
        <w:t xml:space="preserve">Outlines were first standardized so that differences in </w:t>
      </w:r>
      <w:r w:rsidR="00960242" w:rsidRPr="00120F42">
        <w:rPr>
          <w:sz w:val="24"/>
          <w:szCs w:val="24"/>
          <w:lang w:val="en-US"/>
        </w:rPr>
        <w:t xml:space="preserve">the </w:t>
      </w:r>
      <w:commentRangeStart w:id="46"/>
      <w:r w:rsidR="00960242" w:rsidRPr="00120F42">
        <w:rPr>
          <w:sz w:val="24"/>
          <w:szCs w:val="24"/>
          <w:lang w:val="en-US"/>
        </w:rPr>
        <w:t>scale</w:t>
      </w:r>
      <w:commentRangeEnd w:id="46"/>
      <w:r w:rsidR="00960242" w:rsidRPr="00120F42">
        <w:rPr>
          <w:rStyle w:val="CommentReference"/>
          <w:sz w:val="24"/>
          <w:szCs w:val="24"/>
          <w:lang w:val="en-US"/>
        </w:rPr>
        <w:commentReference w:id="46"/>
      </w:r>
      <w:r w:rsidR="00B52143" w:rsidRPr="00120F42">
        <w:rPr>
          <w:sz w:val="24"/>
          <w:szCs w:val="24"/>
          <w:lang w:val="en-US"/>
        </w:rPr>
        <w:t xml:space="preserve">, orientation (the direction of the protruding hilar appendix), and rotation (the angle of the hilar appendix) did not </w:t>
      </w:r>
      <w:r w:rsidR="00B52143" w:rsidRPr="00120F42">
        <w:rPr>
          <w:sz w:val="24"/>
          <w:szCs w:val="24"/>
          <w:lang w:val="en-US"/>
        </w:rPr>
        <w:lastRenderedPageBreak/>
        <w:t xml:space="preserve">influence comparisons. </w:t>
      </w:r>
      <w:r w:rsidRPr="00120F42">
        <w:rPr>
          <w:sz w:val="24"/>
          <w:szCs w:val="24"/>
          <w:lang w:val="en-US"/>
        </w:rPr>
        <w:t xml:space="preserve">Each outline was </w:t>
      </w:r>
      <w:r w:rsidR="00B52143" w:rsidRPr="00120F42">
        <w:rPr>
          <w:sz w:val="24"/>
          <w:szCs w:val="24"/>
          <w:lang w:val="en-US"/>
        </w:rPr>
        <w:t xml:space="preserve">subsequently </w:t>
      </w:r>
      <w:r w:rsidRPr="00120F42">
        <w:rPr>
          <w:sz w:val="24"/>
          <w:szCs w:val="24"/>
          <w:lang w:val="en-US"/>
        </w:rPr>
        <w:t>converted into a</w:t>
      </w:r>
      <w:r w:rsidR="009E6C1A" w:rsidRPr="00120F42">
        <w:rPr>
          <w:sz w:val="24"/>
          <w:szCs w:val="24"/>
          <w:lang w:val="en-US"/>
        </w:rPr>
        <w:t xml:space="preserve"> </w:t>
      </w:r>
      <w:r w:rsidRPr="00120F42">
        <w:rPr>
          <w:sz w:val="24"/>
          <w:szCs w:val="24"/>
          <w:lang w:val="en-US"/>
        </w:rPr>
        <w:t xml:space="preserve">series of 120 coordinate points. </w:t>
      </w:r>
      <w:r w:rsidR="00B52143" w:rsidRPr="00120F42">
        <w:rPr>
          <w:sz w:val="24"/>
          <w:szCs w:val="24"/>
          <w:lang w:val="en-US"/>
        </w:rPr>
        <w:t xml:space="preserve">Converted </w:t>
      </w:r>
      <w:r w:rsidRPr="00120F42">
        <w:rPr>
          <w:sz w:val="24"/>
          <w:szCs w:val="24"/>
          <w:lang w:val="en-US"/>
        </w:rPr>
        <w:t xml:space="preserve">outlines were analyzed using elliptic Fourier descriptors (EFDs) </w:t>
      </w:r>
      <w:hyperlink r:id="rId49">
        <w:r w:rsidRPr="00120F42">
          <w:rPr>
            <w:sz w:val="24"/>
            <w:szCs w:val="24"/>
            <w:lang w:val="en-US"/>
          </w:rPr>
          <w:t>(Kuhl and Giardina 1982)</w:t>
        </w:r>
      </w:hyperlink>
      <w:r w:rsidRPr="00120F42">
        <w:rPr>
          <w:sz w:val="24"/>
          <w:szCs w:val="24"/>
          <w:lang w:val="en-US"/>
        </w:rPr>
        <w:t xml:space="preserve">, a method </w:t>
      </w:r>
      <w:r w:rsidR="00B52143" w:rsidRPr="00120F42">
        <w:rPr>
          <w:sz w:val="24"/>
          <w:szCs w:val="24"/>
          <w:lang w:val="en-US"/>
        </w:rPr>
        <w:t xml:space="preserve">to </w:t>
      </w:r>
      <w:r w:rsidRPr="00120F42">
        <w:rPr>
          <w:sz w:val="24"/>
          <w:szCs w:val="24"/>
          <w:lang w:val="en-US"/>
        </w:rPr>
        <w:t xml:space="preserve">convert complex outlines into numerical values. </w:t>
      </w:r>
      <w:r w:rsidR="00B52143" w:rsidRPr="00120F42">
        <w:rPr>
          <w:sz w:val="24"/>
          <w:szCs w:val="24"/>
          <w:lang w:val="en-US"/>
        </w:rPr>
        <w:t>Next, w</w:t>
      </w:r>
      <w:r w:rsidRPr="00120F42">
        <w:rPr>
          <w:sz w:val="24"/>
          <w:szCs w:val="24"/>
          <w:lang w:val="en-US"/>
        </w:rPr>
        <w:t xml:space="preserve">e used </w:t>
      </w:r>
      <w:r w:rsidR="00B52143" w:rsidRPr="00120F42">
        <w:rPr>
          <w:sz w:val="24"/>
          <w:szCs w:val="24"/>
          <w:lang w:val="en-US"/>
        </w:rPr>
        <w:t xml:space="preserve">the numerical shape descriptors and a </w:t>
      </w:r>
      <w:r w:rsidRPr="00120F42">
        <w:rPr>
          <w:sz w:val="24"/>
          <w:szCs w:val="24"/>
          <w:lang w:val="en-US"/>
        </w:rPr>
        <w:t>principal components analysis (PCA) to summarize the main axes of shape variation across species.</w:t>
      </w:r>
    </w:p>
    <w:p w14:paraId="6A05A809" w14:textId="705E3471" w:rsidR="00D25CCD" w:rsidRPr="00120F42" w:rsidRDefault="009B0F43">
      <w:pPr>
        <w:spacing w:line="480" w:lineRule="auto"/>
        <w:ind w:firstLine="720"/>
        <w:rPr>
          <w:noProof/>
          <w:sz w:val="24"/>
          <w:szCs w:val="24"/>
        </w:rPr>
      </w:pPr>
      <w:r w:rsidRPr="00120F42">
        <w:rPr>
          <w:noProof/>
          <w:sz w:val="24"/>
          <w:szCs w:val="24"/>
        </w:rPr>
        <w:lastRenderedPageBreak/>
        <w:drawing>
          <wp:inline distT="0" distB="0" distL="0" distR="0" wp14:anchorId="690EBCC6" wp14:editId="03905330">
            <wp:extent cx="2350634" cy="6581775"/>
            <wp:effectExtent l="0" t="0" r="0" b="0"/>
            <wp:docPr id="16133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4475" name=""/>
                    <pic:cNvPicPr/>
                  </pic:nvPicPr>
                  <pic:blipFill>
                    <a:blip r:embed="rId50"/>
                    <a:stretch>
                      <a:fillRect/>
                    </a:stretch>
                  </pic:blipFill>
                  <pic:spPr>
                    <a:xfrm>
                      <a:off x="0" y="0"/>
                      <a:ext cx="2351967" cy="6585508"/>
                    </a:xfrm>
                    <a:prstGeom prst="rect">
                      <a:avLst/>
                    </a:prstGeom>
                  </pic:spPr>
                </pic:pic>
              </a:graphicData>
            </a:graphic>
          </wp:inline>
        </w:drawing>
      </w:r>
    </w:p>
    <w:p w14:paraId="7F5DEEE5" w14:textId="77777777" w:rsidR="009B0F43" w:rsidRPr="00120F42" w:rsidRDefault="009B0F43">
      <w:pPr>
        <w:spacing w:line="480" w:lineRule="auto"/>
        <w:ind w:firstLine="720"/>
        <w:rPr>
          <w:sz w:val="24"/>
          <w:szCs w:val="24"/>
        </w:rPr>
      </w:pPr>
    </w:p>
    <w:p w14:paraId="560A5EFD" w14:textId="63F081F1" w:rsidR="00D25CCD" w:rsidRPr="00120F42" w:rsidRDefault="00B52143">
      <w:pPr>
        <w:spacing w:line="480" w:lineRule="auto"/>
        <w:ind w:firstLine="720"/>
        <w:rPr>
          <w:sz w:val="24"/>
          <w:szCs w:val="24"/>
        </w:rPr>
      </w:pPr>
      <w:r w:rsidRPr="00120F42">
        <w:rPr>
          <w:sz w:val="24"/>
          <w:szCs w:val="24"/>
        </w:rPr>
        <w:t>Digitizing shape</w:t>
      </w:r>
      <w:r w:rsidR="005C5AD8" w:rsidRPr="00120F42">
        <w:rPr>
          <w:sz w:val="24"/>
          <w:szCs w:val="24"/>
        </w:rPr>
        <w:t xml:space="preserve"> </w:t>
      </w:r>
      <w:r w:rsidR="009B0F43" w:rsidRPr="00120F42">
        <w:rPr>
          <w:sz w:val="24"/>
          <w:szCs w:val="24"/>
        </w:rPr>
        <w:t>requires</w:t>
      </w:r>
      <w:r w:rsidR="005C5AD8" w:rsidRPr="00120F42">
        <w:rPr>
          <w:sz w:val="24"/>
          <w:szCs w:val="24"/>
        </w:rPr>
        <w:t xml:space="preserve"> a normalized two-dimensional outline. To account for the three-dimensionality of </w:t>
      </w:r>
      <w:commentRangeStart w:id="47"/>
      <w:r w:rsidR="005C5AD8" w:rsidRPr="00120F42">
        <w:rPr>
          <w:sz w:val="24"/>
          <w:szCs w:val="24"/>
          <w:highlight w:val="yellow"/>
          <w:rPrChange w:id="48" w:author="Anne Pringle" w:date="2026-06-05T09:38:00Z" w16du:dateUtc="2026-06-05T14:38:00Z">
            <w:rPr>
              <w:sz w:val="24"/>
              <w:szCs w:val="24"/>
            </w:rPr>
          </w:rPrChange>
        </w:rPr>
        <w:t>spores</w:t>
      </w:r>
      <w:commentRangeEnd w:id="47"/>
      <w:r w:rsidR="00F420B9" w:rsidRPr="00120F42">
        <w:rPr>
          <w:rStyle w:val="CommentReference"/>
          <w:sz w:val="24"/>
          <w:szCs w:val="24"/>
        </w:rPr>
        <w:commentReference w:id="47"/>
      </w:r>
      <w:r w:rsidR="005C5AD8" w:rsidRPr="00120F42">
        <w:rPr>
          <w:sz w:val="24"/>
          <w:szCs w:val="24"/>
        </w:rPr>
        <w:t xml:space="preserve">, we also estimated spore volume using the ellipsoid </w:t>
      </w:r>
      <w:r w:rsidR="005C5AD8" w:rsidRPr="00120F42">
        <w:rPr>
          <w:sz w:val="24"/>
          <w:szCs w:val="24"/>
        </w:rPr>
        <w:lastRenderedPageBreak/>
        <w:t xml:space="preserve">spheroid formula </w:t>
      </w:r>
      <w:hyperlink r:id="rId51">
        <w:r w:rsidR="005C5AD8" w:rsidRPr="00120F42">
          <w:rPr>
            <w:sz w:val="24"/>
            <w:szCs w:val="24"/>
          </w:rPr>
          <w:t>(Hopkins and Bennett 2023</w:t>
        </w:r>
      </w:hyperlink>
      <w:hyperlink r:id="rId52">
        <w:r w:rsidR="005C5AD8" w:rsidRPr="00120F42">
          <w:rPr>
            <w:sz w:val="24"/>
            <w:szCs w:val="24"/>
          </w:rPr>
          <w:t>; Kauserud et al. 2011; Bässler et al. 2015)</w:t>
        </w:r>
      </w:hyperlink>
      <w:r w:rsidR="005C5AD8" w:rsidRPr="00120F42">
        <w:rPr>
          <w:sz w:val="24"/>
          <w:szCs w:val="24"/>
        </w:rPr>
        <w:t xml:space="preserve"> and spore lengths and widths.</w:t>
      </w:r>
    </w:p>
    <w:p w14:paraId="166794D4" w14:textId="1C99CC0A" w:rsidR="00D25CCD" w:rsidRPr="00120F42" w:rsidRDefault="6F4CCA5C" w:rsidP="6F4CCA5C">
      <w:pPr>
        <w:spacing w:line="480" w:lineRule="auto"/>
        <w:ind w:firstLine="720"/>
        <w:rPr>
          <w:sz w:val="24"/>
          <w:szCs w:val="24"/>
          <w:lang w:val="en-US"/>
        </w:rPr>
      </w:pPr>
      <w:r w:rsidRPr="00120F42">
        <w:rPr>
          <w:sz w:val="24"/>
          <w:szCs w:val="24"/>
          <w:lang w:val="en-US"/>
        </w:rPr>
        <w:t xml:space="preserve">We retrieved daily temperature and precipitation data </w:t>
      </w:r>
      <w:r w:rsidR="00B52143" w:rsidRPr="00120F42">
        <w:rPr>
          <w:sz w:val="24"/>
          <w:szCs w:val="24"/>
          <w:lang w:val="en-US"/>
        </w:rPr>
        <w:t>for</w:t>
      </w:r>
      <w:r w:rsidRPr="00120F42">
        <w:rPr>
          <w:sz w:val="24"/>
          <w:szCs w:val="24"/>
          <w:lang w:val="en-US"/>
        </w:rPr>
        <w:t xml:space="preserve"> collection localities </w:t>
      </w:r>
      <w:commentRangeStart w:id="49"/>
      <w:commentRangeStart w:id="50"/>
      <w:r w:rsidR="00B97498">
        <w:rPr>
          <w:sz w:val="24"/>
          <w:szCs w:val="24"/>
          <w:lang w:val="en-US"/>
        </w:rPr>
        <w:t>around</w:t>
      </w:r>
      <w:commentRangeEnd w:id="49"/>
      <w:r w:rsidR="00B97498" w:rsidRPr="00120F42">
        <w:rPr>
          <w:rStyle w:val="CommentReference"/>
          <w:sz w:val="24"/>
          <w:szCs w:val="24"/>
          <w:lang w:val="en-US"/>
        </w:rPr>
        <w:commentReference w:id="49"/>
      </w:r>
      <w:commentRangeEnd w:id="50"/>
      <w:r w:rsidR="00B97498" w:rsidRPr="00120F42">
        <w:rPr>
          <w:rStyle w:val="CommentReference"/>
          <w:sz w:val="24"/>
          <w:szCs w:val="24"/>
          <w:lang w:val="en-US"/>
        </w:rPr>
        <w:commentReference w:id="50"/>
      </w:r>
      <w:r w:rsidR="00B97498" w:rsidRPr="00120F42">
        <w:rPr>
          <w:sz w:val="24"/>
          <w:szCs w:val="24"/>
          <w:lang w:val="en-US"/>
        </w:rPr>
        <w:t xml:space="preserve"> </w:t>
      </w:r>
      <w:r w:rsidRPr="00120F42">
        <w:rPr>
          <w:sz w:val="24"/>
          <w:szCs w:val="24"/>
          <w:lang w:val="en-US"/>
        </w:rPr>
        <w:t xml:space="preserve">the date of collection from NOAA databases, including the NOWData portal </w:t>
      </w:r>
      <w:hyperlink r:id="rId53">
        <w:r w:rsidRPr="00120F42">
          <w:rPr>
            <w:sz w:val="24"/>
            <w:szCs w:val="24"/>
            <w:lang w:val="en-US"/>
          </w:rPr>
          <w:t>(NOAA National Weather Service 2025)</w:t>
        </w:r>
      </w:hyperlink>
      <w:r w:rsidRPr="00120F42">
        <w:rPr>
          <w:sz w:val="24"/>
          <w:szCs w:val="24"/>
          <w:lang w:val="en-US"/>
        </w:rPr>
        <w:t xml:space="preserve"> and the Climate Data Online database </w:t>
      </w:r>
      <w:commentRangeStart w:id="51"/>
      <w:r w:rsidRPr="00120F42">
        <w:rPr>
          <w:sz w:val="24"/>
          <w:szCs w:val="24"/>
        </w:rPr>
        <w:fldChar w:fldCharType="begin"/>
      </w:r>
      <w:r w:rsidRPr="00120F42">
        <w:rPr>
          <w:sz w:val="24"/>
          <w:szCs w:val="24"/>
        </w:rPr>
        <w:instrText>HYPERLINK "https://www.zotero.org/google-docs/?eAZzaB" \h</w:instrText>
      </w:r>
      <w:r w:rsidRPr="00120F42">
        <w:rPr>
          <w:sz w:val="24"/>
          <w:szCs w:val="24"/>
        </w:rPr>
      </w:r>
      <w:r w:rsidRPr="00120F42">
        <w:rPr>
          <w:sz w:val="24"/>
          <w:szCs w:val="24"/>
        </w:rPr>
        <w:fldChar w:fldCharType="separate"/>
      </w:r>
      <w:r w:rsidRPr="00120F42">
        <w:rPr>
          <w:sz w:val="24"/>
          <w:szCs w:val="24"/>
          <w:lang w:val="en-US"/>
        </w:rPr>
        <w:t>(NOAA National Centers for Environmental Information 2025)</w:t>
      </w:r>
      <w:r w:rsidRPr="00120F42">
        <w:rPr>
          <w:sz w:val="24"/>
          <w:szCs w:val="24"/>
        </w:rPr>
        <w:fldChar w:fldCharType="end"/>
      </w:r>
      <w:commentRangeEnd w:id="51"/>
      <w:r w:rsidR="0078729B" w:rsidRPr="00120F42">
        <w:rPr>
          <w:rStyle w:val="CommentReference"/>
          <w:sz w:val="24"/>
          <w:szCs w:val="24"/>
          <w:lang w:val="en-US"/>
        </w:rPr>
        <w:commentReference w:id="51"/>
      </w:r>
      <w:r w:rsidR="00990B84" w:rsidRPr="00120F42">
        <w:rPr>
          <w:sz w:val="24"/>
          <w:szCs w:val="24"/>
          <w:lang w:val="en-US"/>
        </w:rPr>
        <w:t xml:space="preserve">. </w:t>
      </w:r>
      <w:r w:rsidR="00F420B9" w:rsidRPr="00120F42">
        <w:rPr>
          <w:sz w:val="24"/>
          <w:szCs w:val="24"/>
          <w:lang w:val="en-US"/>
        </w:rPr>
        <w:t>R</w:t>
      </w:r>
      <w:r w:rsidRPr="00120F42">
        <w:rPr>
          <w:sz w:val="24"/>
          <w:szCs w:val="24"/>
          <w:lang w:val="en-US"/>
        </w:rPr>
        <w:t>ecords were extracted from</w:t>
      </w:r>
      <w:r w:rsidR="00F420B9" w:rsidRPr="00120F42">
        <w:rPr>
          <w:sz w:val="24"/>
          <w:szCs w:val="24"/>
          <w:lang w:val="en-US"/>
        </w:rPr>
        <w:t xml:space="preserve"> the</w:t>
      </w:r>
      <w:r w:rsidRPr="00120F42">
        <w:rPr>
          <w:sz w:val="24"/>
          <w:szCs w:val="24"/>
          <w:lang w:val="en-US"/>
        </w:rPr>
        <w:t xml:space="preserve"> weather stations </w:t>
      </w:r>
      <w:r w:rsidR="00F420B9" w:rsidRPr="00120F42">
        <w:rPr>
          <w:sz w:val="24"/>
          <w:szCs w:val="24"/>
          <w:lang w:val="en-US"/>
        </w:rPr>
        <w:t>closest to each</w:t>
      </w:r>
      <w:r w:rsidRPr="00120F42">
        <w:rPr>
          <w:sz w:val="24"/>
          <w:szCs w:val="24"/>
          <w:lang w:val="en-US"/>
        </w:rPr>
        <w:t xml:space="preserve"> locality. For United States localities, data were primarily obtained from the NOWData database, </w:t>
      </w:r>
      <w:r w:rsidR="00F420B9" w:rsidRPr="00120F42">
        <w:rPr>
          <w:sz w:val="24"/>
          <w:szCs w:val="24"/>
          <w:lang w:val="en-US"/>
        </w:rPr>
        <w:t xml:space="preserve">but missing records and </w:t>
      </w:r>
      <w:r w:rsidRPr="00120F42">
        <w:rPr>
          <w:sz w:val="24"/>
          <w:szCs w:val="24"/>
          <w:lang w:val="en-US"/>
        </w:rPr>
        <w:t xml:space="preserve">international records were </w:t>
      </w:r>
      <w:r w:rsidR="00674F8C" w:rsidRPr="00120F42">
        <w:rPr>
          <w:sz w:val="24"/>
          <w:szCs w:val="24"/>
          <w:lang w:val="en-US"/>
        </w:rPr>
        <w:t>retrieved</w:t>
      </w:r>
      <w:r w:rsidR="00F420B9" w:rsidRPr="00120F42">
        <w:rPr>
          <w:sz w:val="24"/>
          <w:szCs w:val="24"/>
          <w:lang w:val="en-US"/>
        </w:rPr>
        <w:t xml:space="preserve"> </w:t>
      </w:r>
      <w:r w:rsidRPr="00120F42">
        <w:rPr>
          <w:sz w:val="24"/>
          <w:szCs w:val="24"/>
          <w:lang w:val="en-US"/>
        </w:rPr>
        <w:t xml:space="preserve">from the Climate Data Online dataset. From these records, we calculated cumulative precipitation </w:t>
      </w:r>
      <w:r w:rsidR="00F420B9" w:rsidRPr="00120F42">
        <w:rPr>
          <w:sz w:val="24"/>
          <w:szCs w:val="24"/>
          <w:lang w:val="en-US"/>
        </w:rPr>
        <w:t xml:space="preserve">for </w:t>
      </w:r>
      <w:r w:rsidRPr="00120F42">
        <w:rPr>
          <w:sz w:val="24"/>
          <w:szCs w:val="24"/>
          <w:lang w:val="en-US"/>
        </w:rPr>
        <w:t>the 30 days preceding the collection date</w:t>
      </w:r>
      <w:r w:rsidR="00F420B9" w:rsidRPr="00120F42">
        <w:rPr>
          <w:sz w:val="24"/>
          <w:szCs w:val="24"/>
          <w:lang w:val="en-US"/>
        </w:rPr>
        <w:t>, a proxy for</w:t>
      </w:r>
      <w:r w:rsidRPr="00120F42">
        <w:rPr>
          <w:sz w:val="24"/>
          <w:szCs w:val="24"/>
          <w:lang w:val="en-US"/>
        </w:rPr>
        <w:t xml:space="preserve"> local moisture. </w:t>
      </w:r>
      <w:r w:rsidRPr="00990B84">
        <w:rPr>
          <w:sz w:val="24"/>
          <w:szCs w:val="24"/>
          <w:lang w:val="en-US"/>
        </w:rPr>
        <w:t>We filtered the precipitation data</w:t>
      </w:r>
      <w:r w:rsidR="00960242" w:rsidRPr="00990B84">
        <w:rPr>
          <w:sz w:val="24"/>
          <w:szCs w:val="24"/>
          <w:lang w:val="en-US"/>
        </w:rPr>
        <w:t xml:space="preserve"> </w:t>
      </w:r>
      <w:r w:rsidR="00B97498" w:rsidRPr="00990B84">
        <w:rPr>
          <w:sz w:val="24"/>
          <w:szCs w:val="24"/>
          <w:lang w:val="en-US"/>
        </w:rPr>
        <w:t>to exclude</w:t>
      </w:r>
      <w:r w:rsidR="00960242" w:rsidRPr="00990B84">
        <w:rPr>
          <w:sz w:val="24"/>
          <w:szCs w:val="24"/>
          <w:lang w:val="en-US"/>
        </w:rPr>
        <w:t xml:space="preserve"> extreme rainfall events</w:t>
      </w:r>
      <w:r w:rsidR="00BB1A43" w:rsidRPr="00990B84">
        <w:rPr>
          <w:sz w:val="24"/>
          <w:szCs w:val="24"/>
          <w:lang w:val="en-US"/>
        </w:rPr>
        <w:t xml:space="preserve"> (&gt;150% average annual rainfall)</w:t>
      </w:r>
      <w:r w:rsidRPr="00990B84">
        <w:rPr>
          <w:sz w:val="24"/>
          <w:szCs w:val="24"/>
          <w:lang w:val="en-US"/>
        </w:rPr>
        <w:t xml:space="preserve"> and </w:t>
      </w:r>
      <w:r w:rsidR="00B97498" w:rsidRPr="00990B84">
        <w:rPr>
          <w:sz w:val="24"/>
          <w:szCs w:val="24"/>
          <w:lang w:val="en-US"/>
        </w:rPr>
        <w:t xml:space="preserve">so eliminated </w:t>
      </w:r>
      <w:r w:rsidRPr="00990B84">
        <w:rPr>
          <w:sz w:val="24"/>
          <w:szCs w:val="24"/>
          <w:lang w:val="en-US"/>
        </w:rPr>
        <w:t xml:space="preserve">3 data points corresponding to </w:t>
      </w:r>
      <w:r w:rsidRPr="00990B84">
        <w:rPr>
          <w:i/>
          <w:iCs/>
          <w:sz w:val="24"/>
          <w:szCs w:val="24"/>
          <w:lang w:val="en-US"/>
        </w:rPr>
        <w:t>A. virginioides</w:t>
      </w:r>
      <w:r w:rsidRPr="00990B84">
        <w:rPr>
          <w:sz w:val="24"/>
          <w:szCs w:val="24"/>
          <w:lang w:val="en-US"/>
        </w:rPr>
        <w:t xml:space="preserve">, </w:t>
      </w:r>
      <w:r w:rsidRPr="00990B84">
        <w:rPr>
          <w:i/>
          <w:iCs/>
          <w:sz w:val="24"/>
          <w:szCs w:val="24"/>
          <w:lang w:val="en-US"/>
        </w:rPr>
        <w:t>A. smithiana</w:t>
      </w:r>
      <w:r w:rsidRPr="00990B84">
        <w:rPr>
          <w:sz w:val="24"/>
          <w:szCs w:val="24"/>
          <w:lang w:val="en-US"/>
        </w:rPr>
        <w:t xml:space="preserve">, and </w:t>
      </w:r>
      <w:r w:rsidRPr="00990B84">
        <w:rPr>
          <w:i/>
          <w:iCs/>
          <w:sz w:val="24"/>
          <w:szCs w:val="24"/>
          <w:lang w:val="en-US"/>
        </w:rPr>
        <w:t xml:space="preserve">A. </w:t>
      </w:r>
      <w:commentRangeStart w:id="52"/>
      <w:commentRangeStart w:id="53"/>
      <w:r w:rsidRPr="00990B84">
        <w:rPr>
          <w:i/>
          <w:iCs/>
          <w:sz w:val="24"/>
          <w:szCs w:val="24"/>
          <w:lang w:val="en-US"/>
        </w:rPr>
        <w:t>chatamagotake</w:t>
      </w:r>
      <w:commentRangeEnd w:id="52"/>
      <w:r w:rsidR="00F420B9" w:rsidRPr="00120F42">
        <w:rPr>
          <w:rStyle w:val="CommentReference"/>
          <w:sz w:val="24"/>
          <w:szCs w:val="24"/>
          <w:lang w:val="en-US"/>
        </w:rPr>
        <w:commentReference w:id="52"/>
      </w:r>
      <w:commentRangeEnd w:id="53"/>
      <w:r w:rsidRPr="00120F42">
        <w:rPr>
          <w:rStyle w:val="CommentReference"/>
          <w:sz w:val="24"/>
          <w:szCs w:val="24"/>
          <w:lang w:val="en-US"/>
        </w:rPr>
        <w:commentReference w:id="53"/>
      </w:r>
      <w:r w:rsidRPr="00990B84">
        <w:rPr>
          <w:sz w:val="24"/>
          <w:szCs w:val="24"/>
          <w:lang w:val="en-US"/>
        </w:rPr>
        <w:t>.</w:t>
      </w:r>
    </w:p>
    <w:p w14:paraId="30D8D8DD" w14:textId="1FFAD81D" w:rsidR="00D25CCD" w:rsidRPr="00120F42" w:rsidRDefault="6F4CCA5C" w:rsidP="6F4CCA5C">
      <w:pPr>
        <w:spacing w:line="480" w:lineRule="auto"/>
        <w:ind w:firstLine="720"/>
        <w:rPr>
          <w:sz w:val="24"/>
          <w:szCs w:val="24"/>
          <w:lang w:val="en-US"/>
        </w:rPr>
      </w:pPr>
      <w:r w:rsidRPr="00120F42">
        <w:rPr>
          <w:sz w:val="24"/>
          <w:szCs w:val="24"/>
          <w:lang w:val="en-US"/>
        </w:rPr>
        <w:t xml:space="preserve"> We assigned each collection locality to </w:t>
      </w:r>
      <w:r w:rsidR="00F420B9" w:rsidRPr="00120F42">
        <w:rPr>
          <w:sz w:val="24"/>
          <w:szCs w:val="24"/>
          <w:lang w:val="en-US"/>
        </w:rPr>
        <w:t>its</w:t>
      </w:r>
      <w:r w:rsidRPr="00120F42">
        <w:rPr>
          <w:sz w:val="24"/>
          <w:szCs w:val="24"/>
          <w:lang w:val="en-US"/>
        </w:rPr>
        <w:t xml:space="preserve"> Köppen–Geiger climate zone using </w:t>
      </w:r>
      <w:r w:rsidR="00F420B9" w:rsidRPr="00120F42">
        <w:rPr>
          <w:sz w:val="24"/>
          <w:szCs w:val="24"/>
          <w:lang w:val="en-US"/>
        </w:rPr>
        <w:t xml:space="preserve">a </w:t>
      </w:r>
      <w:r w:rsidRPr="00120F42">
        <w:rPr>
          <w:sz w:val="24"/>
          <w:szCs w:val="24"/>
          <w:lang w:val="en-US"/>
        </w:rPr>
        <w:t xml:space="preserve">1-km resolution global raster dataset </w:t>
      </w:r>
      <w:hyperlink r:id="rId54">
        <w:r w:rsidRPr="00120F42">
          <w:rPr>
            <w:sz w:val="24"/>
            <w:szCs w:val="24"/>
            <w:lang w:val="en-US"/>
          </w:rPr>
          <w:t>(Beck et al. 2018)</w:t>
        </w:r>
      </w:hyperlink>
      <w:r w:rsidRPr="00120F42">
        <w:rPr>
          <w:sz w:val="24"/>
          <w:szCs w:val="24"/>
          <w:lang w:val="en-US"/>
        </w:rPr>
        <w:t xml:space="preserve"> </w:t>
      </w:r>
      <w:r w:rsidR="00F420B9" w:rsidRPr="00120F42">
        <w:rPr>
          <w:sz w:val="24"/>
          <w:szCs w:val="24"/>
          <w:lang w:val="en-US"/>
        </w:rPr>
        <w:t>because th</w:t>
      </w:r>
      <w:r w:rsidR="00B97498">
        <w:rPr>
          <w:sz w:val="24"/>
          <w:szCs w:val="24"/>
          <w:lang w:val="en-US"/>
        </w:rPr>
        <w:t>is</w:t>
      </w:r>
      <w:r w:rsidR="00F420B9" w:rsidRPr="00120F42">
        <w:rPr>
          <w:sz w:val="24"/>
          <w:szCs w:val="24"/>
          <w:lang w:val="en-US"/>
        </w:rPr>
        <w:t xml:space="preserve"> dataset </w:t>
      </w:r>
      <w:r w:rsidRPr="00120F42">
        <w:rPr>
          <w:sz w:val="24"/>
          <w:szCs w:val="24"/>
          <w:lang w:val="en-US"/>
        </w:rPr>
        <w:t xml:space="preserve">provides standardized climate classifications based on long-term temperature and precipitation patterns. </w:t>
      </w:r>
      <w:r w:rsidR="00990B84" w:rsidRPr="00990B84">
        <w:rPr>
          <w:sz w:val="24"/>
          <w:szCs w:val="24"/>
          <w:lang w:val="en-US"/>
        </w:rPr>
        <w:t>For climate analyses incorporating phylogeny, we included only species for which both phylogenetic and morphometric data were available. Because most of these species were from the continental United States,</w:t>
      </w:r>
      <w:r w:rsidR="00990B84">
        <w:rPr>
          <w:sz w:val="24"/>
          <w:szCs w:val="24"/>
          <w:lang w:val="en-US"/>
        </w:rPr>
        <w:t xml:space="preserve"> </w:t>
      </w:r>
      <w:r w:rsidRPr="00120F42">
        <w:rPr>
          <w:sz w:val="24"/>
          <w:szCs w:val="24"/>
          <w:lang w:val="en-US"/>
        </w:rPr>
        <w:t>climate zones in this analysis were simplified and binned into the two climate categories most common in the United States: “continental” and “</w:t>
      </w:r>
      <w:commentRangeStart w:id="54"/>
      <w:r w:rsidRPr="00120F42">
        <w:rPr>
          <w:sz w:val="24"/>
          <w:szCs w:val="24"/>
          <w:lang w:val="en-US"/>
        </w:rPr>
        <w:t>temperate</w:t>
      </w:r>
      <w:commentRangeEnd w:id="54"/>
      <w:r w:rsidR="00F420B9" w:rsidRPr="00120F42">
        <w:rPr>
          <w:rStyle w:val="CommentReference"/>
          <w:sz w:val="24"/>
          <w:szCs w:val="24"/>
          <w:lang w:val="en-US"/>
        </w:rPr>
        <w:commentReference w:id="54"/>
      </w:r>
      <w:r w:rsidRPr="00120F42">
        <w:rPr>
          <w:sz w:val="24"/>
          <w:szCs w:val="24"/>
          <w:lang w:val="en-US"/>
        </w:rPr>
        <w:t>”.</w:t>
      </w:r>
    </w:p>
    <w:p w14:paraId="2350E3D3" w14:textId="65DE9C68" w:rsidR="00210DB2" w:rsidRPr="00120F42" w:rsidRDefault="00210DB2" w:rsidP="00210DB2">
      <w:pPr>
        <w:spacing w:line="480" w:lineRule="auto"/>
        <w:ind w:firstLine="720"/>
        <w:rPr>
          <w:sz w:val="24"/>
          <w:szCs w:val="24"/>
          <w:lang w:val="en-US"/>
        </w:rPr>
      </w:pPr>
      <w:r w:rsidRPr="00120F42">
        <w:rPr>
          <w:sz w:val="24"/>
          <w:szCs w:val="24"/>
          <w:lang w:val="en-US"/>
        </w:rPr>
        <w:t xml:space="preserve">Ultimately, our dataset consists of 1,041 digitized spore outlines representing 211 species. The variables we subsequently analyzed include species identity, </w:t>
      </w:r>
      <w:r w:rsidRPr="00120F42">
        <w:rPr>
          <w:sz w:val="24"/>
          <w:szCs w:val="24"/>
          <w:lang w:val="en-US"/>
        </w:rPr>
        <w:lastRenderedPageBreak/>
        <w:t>morphometric traits (PC1 of shape and estimated spore volume), collection locality and date, associated climatic variables, and trophic mode.</w:t>
      </w:r>
    </w:p>
    <w:p w14:paraId="5A39BBE3" w14:textId="77777777" w:rsidR="00D25CCD" w:rsidRPr="00120F42" w:rsidRDefault="00D25CCD">
      <w:pPr>
        <w:spacing w:line="480" w:lineRule="auto"/>
        <w:ind w:firstLine="720"/>
        <w:rPr>
          <w:sz w:val="24"/>
          <w:szCs w:val="24"/>
        </w:rPr>
      </w:pPr>
    </w:p>
    <w:p w14:paraId="101FA5DC" w14:textId="77777777" w:rsidR="00D25CCD" w:rsidRPr="00120F42" w:rsidRDefault="005C5AD8">
      <w:pPr>
        <w:spacing w:line="480" w:lineRule="auto"/>
        <w:rPr>
          <w:sz w:val="24"/>
          <w:szCs w:val="24"/>
        </w:rPr>
      </w:pPr>
      <w:r w:rsidRPr="00120F42">
        <w:rPr>
          <w:i/>
          <w:iCs/>
          <w:sz w:val="24"/>
          <w:szCs w:val="24"/>
        </w:rPr>
        <w:t>Phylogeny species tree. —</w:t>
      </w:r>
    </w:p>
    <w:p w14:paraId="16D720BD" w14:textId="5698E059" w:rsidR="00D25CCD" w:rsidRPr="00120F42" w:rsidRDefault="51DC11E3" w:rsidP="005B3588">
      <w:pPr>
        <w:spacing w:line="480" w:lineRule="auto"/>
        <w:ind w:firstLine="720"/>
        <w:rPr>
          <w:sz w:val="24"/>
          <w:szCs w:val="24"/>
          <w:lang w:val="en-US"/>
        </w:rPr>
      </w:pPr>
      <w:r w:rsidRPr="00120F42">
        <w:rPr>
          <w:sz w:val="24"/>
          <w:szCs w:val="24"/>
          <w:lang w:val="en-US"/>
        </w:rPr>
        <w:t>We reconstructed phylogenetic relationships among</w:t>
      </w:r>
      <w:r w:rsidR="005B3588" w:rsidRPr="00120F42">
        <w:rPr>
          <w:sz w:val="24"/>
          <w:szCs w:val="24"/>
          <w:lang w:val="en-US"/>
        </w:rPr>
        <w:t xml:space="preserve"> our</w:t>
      </w:r>
      <w:r w:rsidRPr="00120F42">
        <w:rPr>
          <w:sz w:val="24"/>
          <w:szCs w:val="24"/>
          <w:lang w:val="en-US"/>
        </w:rPr>
        <w:t xml:space="preserve"> </w:t>
      </w:r>
      <w:r w:rsidRPr="00120F42">
        <w:rPr>
          <w:i/>
          <w:iCs/>
          <w:sz w:val="24"/>
          <w:szCs w:val="24"/>
          <w:lang w:val="en-US"/>
        </w:rPr>
        <w:t>Amanit</w:t>
      </w:r>
      <w:r w:rsidRPr="00120F42">
        <w:rPr>
          <w:sz w:val="24"/>
          <w:szCs w:val="24"/>
          <w:lang w:val="en-US"/>
        </w:rPr>
        <w:t xml:space="preserve">a </w:t>
      </w:r>
      <w:r w:rsidR="005B3588" w:rsidRPr="00120F42">
        <w:rPr>
          <w:sz w:val="24"/>
          <w:szCs w:val="24"/>
          <w:lang w:val="en-US"/>
        </w:rPr>
        <w:t xml:space="preserve">species </w:t>
      </w:r>
      <w:r w:rsidRPr="00120F42">
        <w:rPr>
          <w:sz w:val="24"/>
          <w:szCs w:val="24"/>
          <w:lang w:val="en-US"/>
        </w:rPr>
        <w:t xml:space="preserve">using publicly available sequences from </w:t>
      </w:r>
      <w:r w:rsidR="00886B70">
        <w:rPr>
          <w:sz w:val="24"/>
          <w:szCs w:val="24"/>
          <w:lang w:val="en-US"/>
        </w:rPr>
        <w:t xml:space="preserve">the </w:t>
      </w:r>
      <w:r w:rsidR="005B3588" w:rsidRPr="00120F42">
        <w:rPr>
          <w:sz w:val="24"/>
          <w:szCs w:val="24"/>
          <w:lang w:val="en-US"/>
        </w:rPr>
        <w:t>N</w:t>
      </w:r>
      <w:r w:rsidR="00886B70">
        <w:rPr>
          <w:sz w:val="24"/>
          <w:szCs w:val="24"/>
          <w:lang w:val="en-US"/>
        </w:rPr>
        <w:t xml:space="preserve">ational </w:t>
      </w:r>
      <w:r w:rsidR="005B3588" w:rsidRPr="00120F42">
        <w:rPr>
          <w:sz w:val="24"/>
          <w:szCs w:val="24"/>
          <w:lang w:val="en-US"/>
        </w:rPr>
        <w:t>C</w:t>
      </w:r>
      <w:r w:rsidR="00886B70">
        <w:rPr>
          <w:sz w:val="24"/>
          <w:szCs w:val="24"/>
          <w:lang w:val="en-US"/>
        </w:rPr>
        <w:t xml:space="preserve">enter for </w:t>
      </w:r>
      <w:r w:rsidR="005B3588" w:rsidRPr="00120F42">
        <w:rPr>
          <w:sz w:val="24"/>
          <w:szCs w:val="24"/>
          <w:lang w:val="en-US"/>
        </w:rPr>
        <w:t>B</w:t>
      </w:r>
      <w:r w:rsidR="00886B70">
        <w:rPr>
          <w:sz w:val="24"/>
          <w:szCs w:val="24"/>
          <w:lang w:val="en-US"/>
        </w:rPr>
        <w:t xml:space="preserve">iotechnology </w:t>
      </w:r>
      <w:r w:rsidR="005B3588" w:rsidRPr="00120F42">
        <w:rPr>
          <w:sz w:val="24"/>
          <w:szCs w:val="24"/>
          <w:lang w:val="en-US"/>
        </w:rPr>
        <w:t>I</w:t>
      </w:r>
      <w:r w:rsidR="00886B70">
        <w:rPr>
          <w:sz w:val="24"/>
          <w:szCs w:val="24"/>
          <w:lang w:val="en-US"/>
        </w:rPr>
        <w:t>nstitute</w:t>
      </w:r>
      <w:r w:rsidR="005B3588" w:rsidRPr="00120F42">
        <w:rPr>
          <w:sz w:val="24"/>
          <w:szCs w:val="24"/>
          <w:lang w:val="en-US"/>
        </w:rPr>
        <w:t xml:space="preserve">’s </w:t>
      </w:r>
      <w:r w:rsidR="00886B70">
        <w:rPr>
          <w:sz w:val="24"/>
          <w:szCs w:val="24"/>
          <w:lang w:val="en-US"/>
        </w:rPr>
        <w:t xml:space="preserve">(NCBI’s) </w:t>
      </w:r>
      <w:r w:rsidRPr="00120F42">
        <w:rPr>
          <w:sz w:val="24"/>
          <w:szCs w:val="24"/>
          <w:lang w:val="en-US"/>
        </w:rPr>
        <w:t xml:space="preserve">GenBank (Supplemental Table 1). </w:t>
      </w:r>
      <w:r w:rsidR="005B3588" w:rsidRPr="00120F42">
        <w:rPr>
          <w:sz w:val="24"/>
          <w:szCs w:val="24"/>
          <w:lang w:val="en-US"/>
        </w:rPr>
        <w:t xml:space="preserve">Our phylogeny is based on seven loci chosen because they have been used in previous studies </w:t>
      </w:r>
      <w:hyperlink r:id="rId55">
        <w:r w:rsidR="005B3588" w:rsidRPr="00120F42">
          <w:rPr>
            <w:sz w:val="24"/>
            <w:szCs w:val="24"/>
            <w:lang w:val="en-US"/>
          </w:rPr>
          <w:t>(Wolfe et al. 2012; Cui et al. 2018)</w:t>
        </w:r>
      </w:hyperlink>
      <w:r w:rsidR="005B3588" w:rsidRPr="00120F42">
        <w:rPr>
          <w:sz w:val="24"/>
          <w:szCs w:val="24"/>
          <w:lang w:val="en-US"/>
        </w:rPr>
        <w:t xml:space="preserve"> and they are readily available: nuclear small subunit (18S SSU; model: TIM2+F+I+G4), mitochondrial small subunit (mtSSU; model: GTR+F+I+G4), mitochondrial large subunit (mtLSU; model: TVM+F+R3), nuclear large subunit (LSU; model: GTR+F+I+R5), internal transcribed spacer (ITS; model: TPM3u+F+I+G4), translation elongation factor 1-alpha (TEF1; model: TIM2e+R4), and RNA polymerase subunit (RPB2; model: K2P+I+R3). </w:t>
      </w:r>
      <w:r w:rsidR="00F420B9" w:rsidRPr="00120F42">
        <w:rPr>
          <w:sz w:val="24"/>
          <w:szCs w:val="24"/>
          <w:lang w:val="en-US"/>
        </w:rPr>
        <w:t>Species lacking coverage for more than 4 loci were excluded from analysis</w:t>
      </w:r>
      <w:r w:rsidRPr="00120F42">
        <w:rPr>
          <w:sz w:val="24"/>
          <w:szCs w:val="24"/>
          <w:lang w:val="en-US"/>
        </w:rPr>
        <w:t xml:space="preserve">. </w:t>
      </w:r>
      <w:r w:rsidR="005B3588" w:rsidRPr="00120F42">
        <w:rPr>
          <w:sz w:val="24"/>
          <w:szCs w:val="24"/>
          <w:lang w:val="en-US"/>
        </w:rPr>
        <w:t>Ultimately, w</w:t>
      </w:r>
      <w:r w:rsidRPr="00120F42">
        <w:rPr>
          <w:sz w:val="24"/>
          <w:szCs w:val="24"/>
          <w:lang w:val="en-US"/>
        </w:rPr>
        <w:t>e assembled a multilocus dataset for 132</w:t>
      </w:r>
      <w:r w:rsidR="00886B70">
        <w:rPr>
          <w:sz w:val="24"/>
          <w:szCs w:val="24"/>
          <w:lang w:val="en-US"/>
        </w:rPr>
        <w:t xml:space="preserve"> of our 211</w:t>
      </w:r>
      <w:r w:rsidRPr="00120F42">
        <w:rPr>
          <w:sz w:val="24"/>
          <w:szCs w:val="24"/>
          <w:lang w:val="en-US"/>
        </w:rPr>
        <w:t xml:space="preserve"> species, including </w:t>
      </w:r>
      <w:commentRangeStart w:id="55"/>
      <w:r w:rsidRPr="00120F42">
        <w:rPr>
          <w:sz w:val="24"/>
          <w:szCs w:val="24"/>
          <w:lang w:val="en-US"/>
        </w:rPr>
        <w:t xml:space="preserve">129 </w:t>
      </w:r>
      <w:r w:rsidRPr="00120F42">
        <w:rPr>
          <w:i/>
          <w:iCs/>
          <w:sz w:val="24"/>
          <w:szCs w:val="24"/>
          <w:lang w:val="en-US"/>
        </w:rPr>
        <w:t>Amanita</w:t>
      </w:r>
      <w:r w:rsidRPr="00120F42">
        <w:rPr>
          <w:sz w:val="24"/>
          <w:szCs w:val="24"/>
          <w:lang w:val="en-US"/>
        </w:rPr>
        <w:t xml:space="preserve"> species </w:t>
      </w:r>
      <w:commentRangeEnd w:id="55"/>
      <w:r w:rsidR="00960242" w:rsidRPr="00120F42">
        <w:rPr>
          <w:rStyle w:val="CommentReference"/>
          <w:sz w:val="24"/>
          <w:szCs w:val="24"/>
          <w:lang w:val="en-US"/>
        </w:rPr>
        <w:commentReference w:id="55"/>
      </w:r>
      <w:r w:rsidRPr="00120F42">
        <w:rPr>
          <w:sz w:val="24"/>
          <w:szCs w:val="24"/>
          <w:lang w:val="en-US"/>
        </w:rPr>
        <w:t>and</w:t>
      </w:r>
      <w:r w:rsidR="005B3588" w:rsidRPr="00120F42">
        <w:rPr>
          <w:sz w:val="24"/>
          <w:szCs w:val="24"/>
          <w:lang w:val="en-US"/>
        </w:rPr>
        <w:t xml:space="preserve"> our</w:t>
      </w:r>
      <w:r w:rsidRPr="00120F42">
        <w:rPr>
          <w:sz w:val="24"/>
          <w:szCs w:val="24"/>
          <w:lang w:val="en-US"/>
        </w:rPr>
        <w:t xml:space="preserve"> three outgroup</w:t>
      </w:r>
      <w:r w:rsidR="005B3588" w:rsidRPr="00120F42">
        <w:rPr>
          <w:sz w:val="24"/>
          <w:szCs w:val="24"/>
          <w:lang w:val="en-US"/>
        </w:rPr>
        <w:t>s</w:t>
      </w:r>
      <w:r w:rsidRPr="00120F42">
        <w:rPr>
          <w:sz w:val="24"/>
          <w:szCs w:val="24"/>
          <w:lang w:val="en-US"/>
        </w:rPr>
        <w:t xml:space="preserve">.  Sequences were aligned with </w:t>
      </w:r>
      <w:r w:rsidR="00BB1A43">
        <w:rPr>
          <w:smallCaps/>
          <w:sz w:val="24"/>
          <w:szCs w:val="24"/>
          <w:lang w:val="en-US"/>
        </w:rPr>
        <w:t>mafft</w:t>
      </w:r>
      <w:r w:rsidRPr="00120F42">
        <w:rPr>
          <w:sz w:val="24"/>
          <w:szCs w:val="24"/>
          <w:lang w:val="en-US"/>
        </w:rPr>
        <w:t xml:space="preserve"> 7</w:t>
      </w:r>
      <w:r w:rsidR="005B3588" w:rsidRPr="00120F42">
        <w:rPr>
          <w:sz w:val="24"/>
          <w:szCs w:val="24"/>
          <w:lang w:val="en-US"/>
        </w:rPr>
        <w:t>, and we</w:t>
      </w:r>
      <w:r w:rsidRPr="00120F42">
        <w:rPr>
          <w:sz w:val="24"/>
          <w:szCs w:val="24"/>
          <w:lang w:val="en-US"/>
        </w:rPr>
        <w:t xml:space="preserve"> select</w:t>
      </w:r>
      <w:r w:rsidR="005B3588" w:rsidRPr="00120F42">
        <w:rPr>
          <w:sz w:val="24"/>
          <w:szCs w:val="24"/>
          <w:lang w:val="en-US"/>
        </w:rPr>
        <w:t>ed</w:t>
      </w:r>
      <w:r w:rsidRPr="00120F42">
        <w:rPr>
          <w:sz w:val="24"/>
          <w:szCs w:val="24"/>
          <w:lang w:val="en-US"/>
        </w:rPr>
        <w:t xml:space="preserve"> optimal alignment algorithms using the “--auto” flag </w:t>
      </w:r>
      <w:hyperlink r:id="rId56">
        <w:r w:rsidRPr="00120F42">
          <w:rPr>
            <w:sz w:val="24"/>
            <w:szCs w:val="24"/>
            <w:lang w:val="en-US"/>
          </w:rPr>
          <w:t>(Katoh and Standley 2013)</w:t>
        </w:r>
      </w:hyperlink>
      <w:r w:rsidR="005B3588" w:rsidRPr="00120F42">
        <w:rPr>
          <w:sz w:val="24"/>
          <w:szCs w:val="24"/>
          <w:lang w:val="en-US"/>
        </w:rPr>
        <w:t>. Data were</w:t>
      </w:r>
      <w:r w:rsidRPr="00120F42">
        <w:rPr>
          <w:sz w:val="24"/>
          <w:szCs w:val="24"/>
          <w:lang w:val="en-US"/>
        </w:rPr>
        <w:t xml:space="preserve"> trimmed with </w:t>
      </w:r>
      <w:r w:rsidRPr="00BB1A43">
        <w:rPr>
          <w:smallCaps/>
          <w:sz w:val="24"/>
          <w:szCs w:val="24"/>
          <w:lang w:val="en-US"/>
        </w:rPr>
        <w:t>trim</w:t>
      </w:r>
      <w:r w:rsidR="00BB1A43">
        <w:rPr>
          <w:smallCaps/>
          <w:sz w:val="24"/>
          <w:szCs w:val="24"/>
          <w:lang w:val="en-US"/>
        </w:rPr>
        <w:t>a</w:t>
      </w:r>
      <w:r w:rsidRPr="00BB1A43">
        <w:rPr>
          <w:smallCaps/>
          <w:sz w:val="24"/>
          <w:szCs w:val="24"/>
          <w:lang w:val="en-US"/>
        </w:rPr>
        <w:t>l</w:t>
      </w:r>
      <w:r w:rsidRPr="00120F42">
        <w:rPr>
          <w:sz w:val="24"/>
          <w:szCs w:val="24"/>
          <w:lang w:val="en-US"/>
        </w:rPr>
        <w:t xml:space="preserve"> 1.4 </w:t>
      </w:r>
      <w:hyperlink r:id="rId57">
        <w:r w:rsidRPr="00120F42">
          <w:rPr>
            <w:sz w:val="24"/>
            <w:szCs w:val="24"/>
            <w:lang w:val="en-US"/>
          </w:rPr>
          <w:t>(Capella-Gutiérrez et al. 2009)</w:t>
        </w:r>
      </w:hyperlink>
      <w:r w:rsidRPr="00120F42">
        <w:rPr>
          <w:sz w:val="24"/>
          <w:szCs w:val="24"/>
          <w:lang w:val="en-US"/>
        </w:rPr>
        <w:t xml:space="preserve">. Gene trees were inferred with </w:t>
      </w:r>
      <w:r w:rsidR="00BB1A43">
        <w:rPr>
          <w:smallCaps/>
          <w:sz w:val="24"/>
          <w:szCs w:val="24"/>
          <w:lang w:val="en-US"/>
        </w:rPr>
        <w:t>iq-tree</w:t>
      </w:r>
      <w:r w:rsidRPr="00120F42">
        <w:rPr>
          <w:sz w:val="24"/>
          <w:szCs w:val="24"/>
          <w:lang w:val="en-US"/>
        </w:rPr>
        <w:t xml:space="preserve"> 2 </w:t>
      </w:r>
      <w:r w:rsidR="005B3588" w:rsidRPr="00120F42">
        <w:rPr>
          <w:sz w:val="24"/>
          <w:szCs w:val="24"/>
          <w:lang w:val="en-US"/>
        </w:rPr>
        <w:t xml:space="preserve">using </w:t>
      </w:r>
      <w:r w:rsidRPr="00120F42">
        <w:rPr>
          <w:sz w:val="24"/>
          <w:szCs w:val="24"/>
          <w:lang w:val="en-US"/>
        </w:rPr>
        <w:t xml:space="preserve">models selected by </w:t>
      </w:r>
      <w:r w:rsidR="00BB1A43">
        <w:rPr>
          <w:smallCaps/>
          <w:sz w:val="24"/>
          <w:szCs w:val="24"/>
          <w:lang w:val="en-US"/>
        </w:rPr>
        <w:t xml:space="preserve">modelfinder </w:t>
      </w:r>
      <w:hyperlink r:id="rId58">
        <w:r w:rsidRPr="00120F42">
          <w:rPr>
            <w:sz w:val="24"/>
            <w:szCs w:val="24"/>
            <w:lang w:val="en-US"/>
          </w:rPr>
          <w:t>(Minh et al. 2020)</w:t>
        </w:r>
      </w:hyperlink>
      <w:r w:rsidRPr="00120F42">
        <w:rPr>
          <w:sz w:val="24"/>
          <w:szCs w:val="24"/>
          <w:lang w:val="en-US"/>
        </w:rPr>
        <w:t xml:space="preserve">. </w:t>
      </w:r>
      <w:r w:rsidR="005B3588" w:rsidRPr="00120F42">
        <w:rPr>
          <w:sz w:val="24"/>
          <w:szCs w:val="24"/>
          <w:lang w:val="en-US"/>
        </w:rPr>
        <w:t xml:space="preserve">Gene </w:t>
      </w:r>
      <w:r w:rsidRPr="00120F42">
        <w:rPr>
          <w:sz w:val="24"/>
          <w:szCs w:val="24"/>
          <w:lang w:val="en-US"/>
        </w:rPr>
        <w:t xml:space="preserve">trees were then used to infer a species tree with </w:t>
      </w:r>
      <w:r w:rsidR="00BB1A43">
        <w:rPr>
          <w:smallCaps/>
          <w:sz w:val="24"/>
          <w:szCs w:val="24"/>
          <w:lang w:val="en-US"/>
        </w:rPr>
        <w:t xml:space="preserve">astral </w:t>
      </w:r>
      <w:hyperlink r:id="rId59">
        <w:r w:rsidRPr="00120F42">
          <w:rPr>
            <w:sz w:val="24"/>
            <w:szCs w:val="24"/>
            <w:lang w:val="en-US"/>
          </w:rPr>
          <w:t>(Zhang et al. 2025)</w:t>
        </w:r>
      </w:hyperlink>
      <w:r w:rsidRPr="00120F42">
        <w:rPr>
          <w:sz w:val="24"/>
          <w:szCs w:val="24"/>
          <w:lang w:val="en-US"/>
        </w:rPr>
        <w:t xml:space="preserve">.  </w:t>
      </w:r>
    </w:p>
    <w:p w14:paraId="7E442377" w14:textId="6E6F83DF" w:rsidR="005B3588" w:rsidRPr="00120F42" w:rsidRDefault="005B3588" w:rsidP="00206B48">
      <w:pPr>
        <w:spacing w:line="480" w:lineRule="auto"/>
        <w:ind w:firstLine="720"/>
        <w:rPr>
          <w:sz w:val="24"/>
          <w:szCs w:val="24"/>
          <w:lang w:val="en-US"/>
        </w:rPr>
      </w:pPr>
      <w:commentRangeStart w:id="56"/>
      <w:r w:rsidRPr="00120F42">
        <w:rPr>
          <w:sz w:val="24"/>
          <w:szCs w:val="24"/>
          <w:lang w:val="en-US"/>
        </w:rPr>
        <w:t>The</w:t>
      </w:r>
      <w:commentRangeEnd w:id="56"/>
      <w:r w:rsidR="00210DB2" w:rsidRPr="00120F42">
        <w:rPr>
          <w:rStyle w:val="CommentReference"/>
          <w:sz w:val="24"/>
          <w:szCs w:val="24"/>
          <w:lang w:val="en-US"/>
        </w:rPr>
        <w:commentReference w:id="56"/>
      </w:r>
      <w:r w:rsidRPr="00120F42">
        <w:rPr>
          <w:sz w:val="24"/>
          <w:szCs w:val="24"/>
          <w:lang w:val="en-US"/>
        </w:rPr>
        <w:t xml:space="preserve"> 129 </w:t>
      </w:r>
      <w:r w:rsidRPr="00120F42">
        <w:rPr>
          <w:i/>
          <w:iCs/>
          <w:sz w:val="24"/>
          <w:szCs w:val="24"/>
          <w:lang w:val="en-US"/>
        </w:rPr>
        <w:t>Amanita</w:t>
      </w:r>
      <w:r w:rsidRPr="00120F42">
        <w:rPr>
          <w:sz w:val="24"/>
          <w:szCs w:val="24"/>
          <w:lang w:val="en-US"/>
        </w:rPr>
        <w:t xml:space="preserve"> species encompass 111 ectomycorrhizal species, 8 decomposer species, and 3 species clustered within </w:t>
      </w:r>
      <w:r w:rsidR="00210DB2" w:rsidRPr="00120F42">
        <w:rPr>
          <w:sz w:val="24"/>
          <w:szCs w:val="24"/>
          <w:lang w:val="en-US"/>
        </w:rPr>
        <w:t>a</w:t>
      </w:r>
      <w:r w:rsidRPr="00120F42">
        <w:rPr>
          <w:sz w:val="24"/>
          <w:szCs w:val="24"/>
          <w:lang w:val="en-US"/>
        </w:rPr>
        <w:t xml:space="preserve"> clade defined by</w:t>
      </w:r>
      <w:r w:rsidRPr="00120F42">
        <w:rPr>
          <w:i/>
          <w:iCs/>
          <w:sz w:val="24"/>
          <w:szCs w:val="24"/>
          <w:lang w:val="en-US"/>
        </w:rPr>
        <w:t xml:space="preserve"> A. inopinata</w:t>
      </w:r>
      <w:r w:rsidRPr="00120F42">
        <w:rPr>
          <w:sz w:val="24"/>
          <w:szCs w:val="24"/>
          <w:lang w:val="en-US"/>
        </w:rPr>
        <w:t xml:space="preserve">. </w:t>
      </w:r>
      <w:r w:rsidRPr="00120F42">
        <w:rPr>
          <w:sz w:val="24"/>
          <w:szCs w:val="24"/>
          <w:lang w:val="en-US"/>
        </w:rPr>
        <w:lastRenderedPageBreak/>
        <w:t xml:space="preserve">Phylogenetic analyses place these </w:t>
      </w:r>
      <w:r w:rsidR="00210DB2" w:rsidRPr="00120F42">
        <w:rPr>
          <w:sz w:val="24"/>
          <w:szCs w:val="24"/>
          <w:lang w:val="en-US"/>
        </w:rPr>
        <w:t xml:space="preserve">three </w:t>
      </w:r>
      <w:r w:rsidRPr="00120F42">
        <w:rPr>
          <w:sz w:val="24"/>
          <w:szCs w:val="24"/>
          <w:lang w:val="en-US"/>
        </w:rPr>
        <w:t xml:space="preserve">species near the transition between </w:t>
      </w:r>
      <w:r w:rsidR="00210DB2" w:rsidRPr="00120F42">
        <w:rPr>
          <w:sz w:val="24"/>
          <w:szCs w:val="24"/>
          <w:lang w:val="en-US"/>
        </w:rPr>
        <w:t>decomposer</w:t>
      </w:r>
      <w:r w:rsidRPr="00120F42">
        <w:rPr>
          <w:sz w:val="24"/>
          <w:szCs w:val="24"/>
          <w:lang w:val="en-US"/>
        </w:rPr>
        <w:t xml:space="preserve"> and ectomycorrhizal </w:t>
      </w:r>
      <w:r w:rsidRPr="00120F42">
        <w:rPr>
          <w:i/>
          <w:iCs/>
          <w:sz w:val="24"/>
          <w:szCs w:val="24"/>
          <w:lang w:val="en-US"/>
        </w:rPr>
        <w:t>Amanita</w:t>
      </w:r>
      <w:r w:rsidRPr="00120F42">
        <w:rPr>
          <w:sz w:val="24"/>
          <w:szCs w:val="24"/>
          <w:lang w:val="en-US"/>
        </w:rPr>
        <w:t xml:space="preserve">, but </w:t>
      </w:r>
      <w:r w:rsidR="00210DB2" w:rsidRPr="00120F42">
        <w:rPr>
          <w:sz w:val="24"/>
          <w:szCs w:val="24"/>
          <w:lang w:val="en-US"/>
        </w:rPr>
        <w:t xml:space="preserve">whether they are decomposers or ectomycorrhizal, or </w:t>
      </w:r>
      <w:r w:rsidR="00886B70">
        <w:rPr>
          <w:sz w:val="24"/>
          <w:szCs w:val="24"/>
          <w:lang w:val="en-US"/>
        </w:rPr>
        <w:t xml:space="preserve">live using elements of both </w:t>
      </w:r>
      <w:commentRangeStart w:id="57"/>
      <w:r w:rsidR="00886B70">
        <w:rPr>
          <w:sz w:val="24"/>
          <w:szCs w:val="24"/>
          <w:lang w:val="en-US"/>
        </w:rPr>
        <w:t>strategies</w:t>
      </w:r>
      <w:commentRangeEnd w:id="57"/>
      <w:r w:rsidR="00886B70" w:rsidRPr="00120F42">
        <w:rPr>
          <w:rStyle w:val="CommentReference"/>
          <w:sz w:val="24"/>
          <w:szCs w:val="24"/>
          <w:lang w:val="en-US"/>
        </w:rPr>
        <w:commentReference w:id="57"/>
      </w:r>
      <w:r w:rsidR="00210DB2" w:rsidRPr="00120F42">
        <w:rPr>
          <w:sz w:val="24"/>
          <w:szCs w:val="24"/>
          <w:lang w:val="en-US"/>
        </w:rPr>
        <w:t>, remains unclear</w:t>
      </w:r>
      <w:r w:rsidRPr="00120F42">
        <w:rPr>
          <w:sz w:val="24"/>
          <w:szCs w:val="24"/>
          <w:lang w:val="en-US"/>
        </w:rPr>
        <w:t xml:space="preserve"> </w:t>
      </w:r>
      <w:hyperlink r:id="rId60">
        <w:r w:rsidRPr="00120F42">
          <w:rPr>
            <w:sz w:val="24"/>
            <w:szCs w:val="24"/>
            <w:lang w:val="en-US"/>
          </w:rPr>
          <w:t>(Redhead et al. 2016</w:t>
        </w:r>
      </w:hyperlink>
      <w:r w:rsidRPr="00120F42">
        <w:rPr>
          <w:sz w:val="24"/>
          <w:szCs w:val="24"/>
          <w:lang w:val="en-US"/>
        </w:rPr>
        <w:t xml:space="preserve">; </w:t>
      </w:r>
      <w:hyperlink r:id="rId61">
        <w:r w:rsidRPr="00120F42">
          <w:rPr>
            <w:sz w:val="24"/>
            <w:szCs w:val="24"/>
            <w:lang w:val="en-US"/>
          </w:rPr>
          <w:t>Wolfe et al. 2012)</w:t>
        </w:r>
      </w:hyperlink>
      <w:r w:rsidRPr="00120F42">
        <w:rPr>
          <w:sz w:val="24"/>
          <w:szCs w:val="24"/>
          <w:lang w:val="en-US"/>
        </w:rPr>
        <w:t xml:space="preserve">. </w:t>
      </w:r>
      <w:r w:rsidR="00210DB2" w:rsidRPr="00120F42">
        <w:rPr>
          <w:sz w:val="24"/>
          <w:szCs w:val="24"/>
          <w:lang w:val="en-US"/>
        </w:rPr>
        <w:t>In later trophic mode analyses, we take an agnostic approach and simply define the categories as</w:t>
      </w:r>
      <w:r w:rsidRPr="00120F42">
        <w:rPr>
          <w:sz w:val="24"/>
          <w:szCs w:val="24"/>
          <w:lang w:val="en-US"/>
        </w:rPr>
        <w:t xml:space="preserve"> ectomycorrhizal, saprotrophic, </w:t>
      </w:r>
      <w:r w:rsidR="00210DB2" w:rsidRPr="00120F42">
        <w:rPr>
          <w:sz w:val="24"/>
          <w:szCs w:val="24"/>
          <w:lang w:val="en-US"/>
        </w:rPr>
        <w:t>or as the</w:t>
      </w:r>
      <w:r w:rsidRPr="00120F42">
        <w:rPr>
          <w:i/>
          <w:iCs/>
          <w:sz w:val="24"/>
          <w:szCs w:val="24"/>
          <w:lang w:val="en-US"/>
        </w:rPr>
        <w:t xml:space="preserve"> </w:t>
      </w:r>
      <w:r w:rsidR="00210DB2" w:rsidRPr="00120F42">
        <w:rPr>
          <w:i/>
          <w:iCs/>
          <w:sz w:val="24"/>
          <w:szCs w:val="24"/>
          <w:lang w:val="en-US"/>
        </w:rPr>
        <w:t>“</w:t>
      </w:r>
      <w:r w:rsidRPr="00120F42">
        <w:rPr>
          <w:i/>
          <w:iCs/>
          <w:sz w:val="24"/>
          <w:szCs w:val="24"/>
          <w:lang w:val="en-US"/>
        </w:rPr>
        <w:t>A.</w:t>
      </w:r>
      <w:r w:rsidRPr="00120F42">
        <w:rPr>
          <w:sz w:val="24"/>
          <w:szCs w:val="24"/>
          <w:lang w:val="en-US"/>
        </w:rPr>
        <w:t xml:space="preserve"> </w:t>
      </w:r>
      <w:r w:rsidRPr="00120F42">
        <w:rPr>
          <w:i/>
          <w:iCs/>
          <w:sz w:val="24"/>
          <w:szCs w:val="24"/>
          <w:lang w:val="en-US"/>
        </w:rPr>
        <w:t>inopinata</w:t>
      </w:r>
      <w:r w:rsidR="00B8018D" w:rsidRPr="00120F42">
        <w:rPr>
          <w:sz w:val="24"/>
          <w:szCs w:val="24"/>
          <w:lang w:val="en-US"/>
        </w:rPr>
        <w:t>”</w:t>
      </w:r>
      <w:r w:rsidRPr="00120F42">
        <w:rPr>
          <w:sz w:val="24"/>
          <w:szCs w:val="24"/>
          <w:lang w:val="en-US"/>
        </w:rPr>
        <w:t xml:space="preserve"> </w:t>
      </w:r>
      <w:r w:rsidR="00B8018D" w:rsidRPr="00120F42">
        <w:rPr>
          <w:sz w:val="24"/>
          <w:szCs w:val="24"/>
          <w:lang w:val="en-US"/>
        </w:rPr>
        <w:t xml:space="preserve">clade or </w:t>
      </w:r>
      <w:r w:rsidRPr="00120F42">
        <w:rPr>
          <w:sz w:val="24"/>
          <w:szCs w:val="24"/>
          <w:lang w:val="en-US"/>
        </w:rPr>
        <w:t xml:space="preserve">group. </w:t>
      </w:r>
    </w:p>
    <w:p w14:paraId="254C9C6F" w14:textId="06DFD3DA" w:rsidR="00D25CCD" w:rsidRPr="00120F42" w:rsidRDefault="51DC11E3" w:rsidP="51DC11E3">
      <w:pPr>
        <w:spacing w:line="480" w:lineRule="auto"/>
        <w:ind w:firstLine="720"/>
        <w:rPr>
          <w:sz w:val="24"/>
          <w:szCs w:val="24"/>
          <w:lang w:val="en-US"/>
        </w:rPr>
      </w:pPr>
      <w:r w:rsidRPr="00120F42">
        <w:rPr>
          <w:sz w:val="24"/>
          <w:szCs w:val="24"/>
          <w:lang w:val="en-US"/>
        </w:rPr>
        <w:t>We also constructed a species tree using</w:t>
      </w:r>
      <w:r w:rsidR="00210DB2" w:rsidRPr="00120F42">
        <w:rPr>
          <w:sz w:val="24"/>
          <w:szCs w:val="24"/>
          <w:lang w:val="en-US"/>
        </w:rPr>
        <w:t xml:space="preserve"> </w:t>
      </w:r>
      <w:commentRangeStart w:id="58"/>
      <w:r w:rsidR="00210DB2" w:rsidRPr="00120F42">
        <w:rPr>
          <w:i/>
          <w:iCs/>
          <w:sz w:val="24"/>
          <w:szCs w:val="24"/>
          <w:lang w:val="en-US"/>
        </w:rPr>
        <w:t>Amanita</w:t>
      </w:r>
      <w:r w:rsidR="00210DB2" w:rsidRPr="00120F42">
        <w:rPr>
          <w:sz w:val="24"/>
          <w:szCs w:val="24"/>
          <w:lang w:val="en-US"/>
        </w:rPr>
        <w:t xml:space="preserve"> and </w:t>
      </w:r>
      <w:r w:rsidR="00210DB2" w:rsidRPr="00120F42">
        <w:rPr>
          <w:i/>
          <w:iCs/>
          <w:sz w:val="24"/>
          <w:szCs w:val="24"/>
          <w:lang w:val="en-US"/>
        </w:rPr>
        <w:t>Volvariella volvacea</w:t>
      </w:r>
      <w:r w:rsidRPr="00120F42">
        <w:rPr>
          <w:sz w:val="24"/>
          <w:szCs w:val="24"/>
          <w:lang w:val="en-US"/>
        </w:rPr>
        <w:t xml:space="preserve"> genome assemblies </w:t>
      </w:r>
      <w:r w:rsidR="00210DB2" w:rsidRPr="00120F42">
        <w:rPr>
          <w:sz w:val="24"/>
          <w:szCs w:val="24"/>
          <w:lang w:val="en-US"/>
        </w:rPr>
        <w:t>available</w:t>
      </w:r>
      <w:r w:rsidRPr="00120F42">
        <w:rPr>
          <w:sz w:val="24"/>
          <w:szCs w:val="24"/>
          <w:lang w:val="en-US"/>
        </w:rPr>
        <w:t xml:space="preserve"> </w:t>
      </w:r>
      <w:commentRangeEnd w:id="58"/>
      <w:r w:rsidR="00960242" w:rsidRPr="00120F42">
        <w:rPr>
          <w:rStyle w:val="CommentReference"/>
          <w:sz w:val="24"/>
          <w:szCs w:val="24"/>
          <w:lang w:val="en-US"/>
        </w:rPr>
        <w:commentReference w:id="58"/>
      </w:r>
      <w:r w:rsidRPr="00120F42">
        <w:rPr>
          <w:sz w:val="24"/>
          <w:szCs w:val="24"/>
          <w:lang w:val="en-US"/>
        </w:rPr>
        <w:t>from NCBI GenBank</w:t>
      </w:r>
      <w:r w:rsidR="00960242" w:rsidRPr="00120F42">
        <w:rPr>
          <w:sz w:val="24"/>
          <w:szCs w:val="24"/>
          <w:lang w:val="en-US"/>
        </w:rPr>
        <w:t xml:space="preserve"> and</w:t>
      </w:r>
      <w:r w:rsidRPr="00120F42">
        <w:rPr>
          <w:sz w:val="24"/>
          <w:szCs w:val="24"/>
          <w:lang w:val="en-US"/>
        </w:rPr>
        <w:t xml:space="preserve"> JGI MycoCosm.</w:t>
      </w:r>
      <w:r w:rsidR="00210DB2" w:rsidRPr="00120F42">
        <w:rPr>
          <w:sz w:val="24"/>
          <w:szCs w:val="24"/>
          <w:lang w:val="en-US"/>
        </w:rPr>
        <w:t xml:space="preserve"> The </w:t>
      </w:r>
      <w:r w:rsidR="00210DB2" w:rsidRPr="00DD65F2">
        <w:rPr>
          <w:i/>
          <w:iCs/>
          <w:sz w:val="24"/>
          <w:szCs w:val="24"/>
          <w:lang w:val="en-US"/>
        </w:rPr>
        <w:t>V. volvacea</w:t>
      </w:r>
      <w:r w:rsidR="00210DB2" w:rsidRPr="00120F42">
        <w:rPr>
          <w:sz w:val="24"/>
          <w:szCs w:val="24"/>
          <w:lang w:val="en-US"/>
        </w:rPr>
        <w:t xml:space="preserve"> genome serves</w:t>
      </w:r>
      <w:r w:rsidRPr="00120F42">
        <w:rPr>
          <w:sz w:val="24"/>
          <w:szCs w:val="24"/>
          <w:lang w:val="en-US"/>
        </w:rPr>
        <w:t xml:space="preserve"> as an outgroup. Genome completeness was assessed with </w:t>
      </w:r>
      <w:r w:rsidR="00BB1A43">
        <w:rPr>
          <w:smallCaps/>
          <w:sz w:val="24"/>
          <w:szCs w:val="24"/>
          <w:lang w:val="en-US"/>
        </w:rPr>
        <w:t>busco</w:t>
      </w:r>
      <w:r w:rsidRPr="00120F42">
        <w:rPr>
          <w:sz w:val="24"/>
          <w:szCs w:val="24"/>
          <w:lang w:val="en-US"/>
        </w:rPr>
        <w:t xml:space="preserve"> 3.0.2 using the agaricales_odb10 dataset </w:t>
      </w:r>
      <w:hyperlink r:id="rId62">
        <w:r w:rsidRPr="00120F42">
          <w:rPr>
            <w:sz w:val="24"/>
            <w:szCs w:val="24"/>
            <w:lang w:val="en-US"/>
          </w:rPr>
          <w:t>(Simão et al. 2015; Waterhouse et al. 2018)</w:t>
        </w:r>
      </w:hyperlink>
      <w:r w:rsidRPr="00120F42">
        <w:rPr>
          <w:sz w:val="24"/>
          <w:szCs w:val="24"/>
          <w:lang w:val="en-US"/>
        </w:rPr>
        <w:t xml:space="preserve">. Orthologs present in at least half of the </w:t>
      </w:r>
      <w:r w:rsidR="004051F1">
        <w:rPr>
          <w:sz w:val="24"/>
          <w:szCs w:val="24"/>
          <w:lang w:val="en-US"/>
        </w:rPr>
        <w:t>17</w:t>
      </w:r>
      <w:r w:rsidRPr="00120F42">
        <w:rPr>
          <w:sz w:val="24"/>
          <w:szCs w:val="24"/>
          <w:lang w:val="en-US"/>
        </w:rPr>
        <w:t xml:space="preserve"> sampled taxa were retained for gene-tree inference. Individual orthologs were aligned with </w:t>
      </w:r>
      <w:r w:rsidR="00BB1A43">
        <w:rPr>
          <w:smallCaps/>
          <w:sz w:val="24"/>
          <w:szCs w:val="24"/>
          <w:lang w:val="en-US"/>
        </w:rPr>
        <w:t>mafft</w:t>
      </w:r>
      <w:r w:rsidRPr="00120F42">
        <w:rPr>
          <w:sz w:val="24"/>
          <w:szCs w:val="24"/>
          <w:lang w:val="en-US"/>
        </w:rPr>
        <w:t xml:space="preserve"> 7.525 using</w:t>
      </w:r>
      <w:r w:rsidR="00B8018D" w:rsidRPr="00120F42">
        <w:rPr>
          <w:sz w:val="24"/>
          <w:szCs w:val="24"/>
          <w:lang w:val="en-US"/>
        </w:rPr>
        <w:t xml:space="preserve"> its</w:t>
      </w:r>
      <w:r w:rsidRPr="00120F42">
        <w:rPr>
          <w:sz w:val="24"/>
          <w:szCs w:val="24"/>
          <w:lang w:val="en-US"/>
        </w:rPr>
        <w:t xml:space="preserve"> automatic algorithm selection, and gene trees were inferred with</w:t>
      </w:r>
      <w:r w:rsidR="00BB1A43">
        <w:rPr>
          <w:sz w:val="24"/>
          <w:szCs w:val="24"/>
          <w:lang w:val="en-US"/>
        </w:rPr>
        <w:t xml:space="preserve"> </w:t>
      </w:r>
      <w:r w:rsidR="00BB1A43">
        <w:rPr>
          <w:smallCaps/>
          <w:sz w:val="24"/>
          <w:szCs w:val="24"/>
          <w:lang w:val="en-US"/>
        </w:rPr>
        <w:t xml:space="preserve">iq-tree </w:t>
      </w:r>
      <w:r w:rsidR="00BB1A43">
        <w:rPr>
          <w:sz w:val="24"/>
          <w:szCs w:val="24"/>
          <w:lang w:val="en-US"/>
        </w:rPr>
        <w:t>2</w:t>
      </w:r>
      <w:r w:rsidRPr="00120F42">
        <w:rPr>
          <w:sz w:val="24"/>
          <w:szCs w:val="24"/>
          <w:lang w:val="en-US"/>
        </w:rPr>
        <w:t>.4.0 with</w:t>
      </w:r>
      <w:r w:rsidR="00BB1A43">
        <w:rPr>
          <w:sz w:val="24"/>
          <w:szCs w:val="24"/>
          <w:lang w:val="en-US"/>
        </w:rPr>
        <w:t xml:space="preserve"> </w:t>
      </w:r>
      <w:r w:rsidR="00BB1A43">
        <w:rPr>
          <w:smallCaps/>
          <w:sz w:val="24"/>
          <w:szCs w:val="24"/>
          <w:lang w:val="en-US"/>
        </w:rPr>
        <w:t>modelfinder</w:t>
      </w:r>
      <w:r w:rsidRPr="00120F42">
        <w:rPr>
          <w:sz w:val="24"/>
          <w:szCs w:val="24"/>
          <w:lang w:val="en-US"/>
        </w:rPr>
        <w:t>. The resulting 3,</w:t>
      </w:r>
      <w:r w:rsidR="004051F1">
        <w:rPr>
          <w:sz w:val="24"/>
          <w:szCs w:val="24"/>
          <w:lang w:val="en-US"/>
        </w:rPr>
        <w:t>373</w:t>
      </w:r>
      <w:r w:rsidRPr="00120F42">
        <w:rPr>
          <w:sz w:val="24"/>
          <w:szCs w:val="24"/>
          <w:lang w:val="en-US"/>
        </w:rPr>
        <w:t xml:space="preserve"> gene trees were used to infer a species tree with </w:t>
      </w:r>
      <w:r w:rsidR="00BB1A43">
        <w:rPr>
          <w:smallCaps/>
          <w:sz w:val="24"/>
          <w:szCs w:val="24"/>
          <w:lang w:val="en-US"/>
        </w:rPr>
        <w:t xml:space="preserve">astral </w:t>
      </w:r>
      <w:r w:rsidR="004051F1">
        <w:rPr>
          <w:smallCaps/>
          <w:sz w:val="24"/>
          <w:szCs w:val="24"/>
          <w:lang w:val="en-US"/>
        </w:rPr>
        <w:t>4</w:t>
      </w:r>
      <w:r w:rsidRPr="00120F42">
        <w:rPr>
          <w:sz w:val="24"/>
          <w:szCs w:val="24"/>
          <w:lang w:val="en-US"/>
        </w:rPr>
        <w:t xml:space="preserve">. To quantify concordance and conflict among loci at each internode, the inferred species tree was annotated with lossless internode certainty (ICA) values calculated in </w:t>
      </w:r>
      <w:r w:rsidR="00BB1A43">
        <w:rPr>
          <w:smallCaps/>
          <w:sz w:val="24"/>
          <w:szCs w:val="24"/>
          <w:lang w:val="en-US"/>
        </w:rPr>
        <w:t xml:space="preserve">raxml-hpc </w:t>
      </w:r>
      <w:r w:rsidRPr="00120F42">
        <w:rPr>
          <w:sz w:val="24"/>
          <w:szCs w:val="24"/>
          <w:lang w:val="en-US"/>
        </w:rPr>
        <w:t xml:space="preserve">8.2.12 </w:t>
      </w:r>
      <w:hyperlink r:id="rId63">
        <w:r w:rsidRPr="00120F42">
          <w:rPr>
            <w:sz w:val="24"/>
            <w:szCs w:val="24"/>
            <w:lang w:val="en-US"/>
          </w:rPr>
          <w:t>(Stamatakis 2014)</w:t>
        </w:r>
      </w:hyperlink>
      <w:r w:rsidRPr="00120F42">
        <w:rPr>
          <w:sz w:val="24"/>
          <w:szCs w:val="24"/>
          <w:lang w:val="en-US"/>
        </w:rPr>
        <w:t>. Lossless ICA compares the frequency of the reference bipartition at a given branch to the frequencies of all conflicting bipartitions observed across the gene trees while accounting for missing gene trees; higher values indicate greater concordance among loci, whereas values near zero or below zero indicate substantial discordance.</w:t>
      </w:r>
    </w:p>
    <w:p w14:paraId="03FBC24E" w14:textId="77777777" w:rsidR="00F420B9" w:rsidRPr="00120F42" w:rsidRDefault="00F420B9">
      <w:pPr>
        <w:spacing w:line="480" w:lineRule="auto"/>
        <w:rPr>
          <w:sz w:val="24"/>
          <w:szCs w:val="24"/>
        </w:rPr>
      </w:pPr>
    </w:p>
    <w:p w14:paraId="51ACEC3F" w14:textId="77777777" w:rsidR="00D25CCD" w:rsidRPr="00120F42" w:rsidRDefault="005C5AD8">
      <w:pPr>
        <w:spacing w:line="480" w:lineRule="auto"/>
        <w:rPr>
          <w:i/>
          <w:iCs/>
          <w:sz w:val="24"/>
          <w:szCs w:val="24"/>
        </w:rPr>
      </w:pPr>
      <w:r w:rsidRPr="00120F42">
        <w:rPr>
          <w:i/>
          <w:iCs/>
          <w:sz w:val="24"/>
          <w:szCs w:val="24"/>
        </w:rPr>
        <w:t>Mapping morphometric traits. —</w:t>
      </w:r>
    </w:p>
    <w:p w14:paraId="45546E62" w14:textId="3FEE9A6E" w:rsidR="00D25CCD" w:rsidRPr="00120F42" w:rsidRDefault="00B8018D" w:rsidP="51DC11E3">
      <w:pPr>
        <w:spacing w:line="480" w:lineRule="auto"/>
        <w:rPr>
          <w:sz w:val="24"/>
          <w:szCs w:val="24"/>
          <w:lang w:val="en-US"/>
        </w:rPr>
      </w:pPr>
      <w:r w:rsidRPr="00120F42">
        <w:rPr>
          <w:sz w:val="24"/>
          <w:szCs w:val="24"/>
          <w:lang w:val="en-US"/>
        </w:rPr>
        <w:lastRenderedPageBreak/>
        <w:t>W</w:t>
      </w:r>
      <w:r w:rsidR="51DC11E3" w:rsidRPr="00120F42">
        <w:rPr>
          <w:sz w:val="24"/>
          <w:szCs w:val="24"/>
          <w:lang w:val="en-US"/>
        </w:rPr>
        <w:t>e tested three</w:t>
      </w:r>
      <w:r w:rsidRPr="00120F42">
        <w:rPr>
          <w:sz w:val="24"/>
          <w:szCs w:val="24"/>
          <w:lang w:val="en-US"/>
        </w:rPr>
        <w:t xml:space="preserve"> hypotheses </w:t>
      </w:r>
      <w:r w:rsidR="003866F2" w:rsidRPr="00120F42">
        <w:rPr>
          <w:sz w:val="24"/>
          <w:szCs w:val="24"/>
          <w:lang w:val="en-US"/>
        </w:rPr>
        <w:t>found</w:t>
      </w:r>
      <w:r w:rsidRPr="00120F42">
        <w:rPr>
          <w:sz w:val="24"/>
          <w:szCs w:val="24"/>
          <w:lang w:val="en-US"/>
        </w:rPr>
        <w:t xml:space="preserve"> in literature (e.g., Calhim et al. 2018; Halbwachs et al. 2015; Kauserud et al. 2011) (FIG. 1) and defined</w:t>
      </w:r>
      <w:r w:rsidR="00886B70">
        <w:rPr>
          <w:sz w:val="24"/>
          <w:szCs w:val="24"/>
          <w:lang w:val="en-US"/>
        </w:rPr>
        <w:t xml:space="preserve"> by us</w:t>
      </w:r>
      <w:r w:rsidR="51DC11E3" w:rsidRPr="00120F42">
        <w:rPr>
          <w:sz w:val="24"/>
          <w:szCs w:val="24"/>
          <w:lang w:val="en-US"/>
        </w:rPr>
        <w:t xml:space="preserve"> </w:t>
      </w:r>
      <w:r w:rsidR="51DC11E3" w:rsidRPr="00120F42">
        <w:rPr>
          <w:i/>
          <w:iCs/>
          <w:sz w:val="24"/>
          <w:szCs w:val="24"/>
          <w:lang w:val="en-US"/>
        </w:rPr>
        <w:t>a priori</w:t>
      </w:r>
      <w:r w:rsidR="51DC11E3" w:rsidRPr="00120F42">
        <w:rPr>
          <w:sz w:val="24"/>
          <w:szCs w:val="24"/>
          <w:lang w:val="en-US"/>
        </w:rPr>
        <w:t xml:space="preserve">: spore morphology differs </w:t>
      </w:r>
      <w:r w:rsidR="00886B70">
        <w:rPr>
          <w:sz w:val="24"/>
          <w:szCs w:val="24"/>
          <w:lang w:val="en-US"/>
        </w:rPr>
        <w:t>among</w:t>
      </w:r>
      <w:r w:rsidR="00886B70" w:rsidRPr="00120F42">
        <w:rPr>
          <w:sz w:val="24"/>
          <w:szCs w:val="24"/>
          <w:lang w:val="en-US"/>
        </w:rPr>
        <w:t xml:space="preserve"> </w:t>
      </w:r>
      <w:r w:rsidR="51DC11E3" w:rsidRPr="00120F42">
        <w:rPr>
          <w:sz w:val="24"/>
          <w:szCs w:val="24"/>
          <w:lang w:val="en-US"/>
        </w:rPr>
        <w:t xml:space="preserve">trophic modes (ectomycorrhizal </w:t>
      </w:r>
      <w:r w:rsidRPr="00120F42">
        <w:rPr>
          <w:i/>
          <w:iCs/>
          <w:sz w:val="24"/>
          <w:szCs w:val="24"/>
          <w:lang w:val="en-US"/>
        </w:rPr>
        <w:t>versus</w:t>
      </w:r>
      <w:r w:rsidRPr="00120F42">
        <w:rPr>
          <w:sz w:val="24"/>
          <w:szCs w:val="24"/>
          <w:lang w:val="en-US"/>
        </w:rPr>
        <w:t xml:space="preserve"> saprotrophic</w:t>
      </w:r>
      <w:r w:rsidR="00886B70">
        <w:rPr>
          <w:sz w:val="24"/>
          <w:szCs w:val="24"/>
          <w:lang w:val="en-US"/>
        </w:rPr>
        <w:t xml:space="preserve"> </w:t>
      </w:r>
      <w:r w:rsidR="00886B70" w:rsidRPr="00DD65F2">
        <w:rPr>
          <w:i/>
          <w:iCs/>
          <w:sz w:val="24"/>
          <w:szCs w:val="24"/>
          <w:lang w:val="en-US"/>
        </w:rPr>
        <w:t>versus</w:t>
      </w:r>
      <w:r w:rsidR="00886B70">
        <w:rPr>
          <w:sz w:val="24"/>
          <w:szCs w:val="24"/>
          <w:lang w:val="en-US"/>
        </w:rPr>
        <w:t xml:space="preserve"> the “</w:t>
      </w:r>
      <w:r w:rsidR="00886B70" w:rsidRPr="00DD65F2">
        <w:rPr>
          <w:i/>
          <w:iCs/>
          <w:sz w:val="24"/>
          <w:szCs w:val="24"/>
          <w:lang w:val="en-US"/>
        </w:rPr>
        <w:t>A. inopinata</w:t>
      </w:r>
      <w:r w:rsidR="00886B70">
        <w:rPr>
          <w:sz w:val="24"/>
          <w:szCs w:val="24"/>
          <w:lang w:val="en-US"/>
        </w:rPr>
        <w:t xml:space="preserve">” </w:t>
      </w:r>
      <w:commentRangeStart w:id="59"/>
      <w:commentRangeStart w:id="60"/>
      <w:r w:rsidR="00886B70">
        <w:rPr>
          <w:sz w:val="24"/>
          <w:szCs w:val="24"/>
          <w:lang w:val="en-US"/>
        </w:rPr>
        <w:t>group</w:t>
      </w:r>
      <w:commentRangeEnd w:id="59"/>
      <w:r w:rsidR="004F34BD" w:rsidRPr="00120F42">
        <w:rPr>
          <w:rStyle w:val="CommentReference"/>
          <w:sz w:val="24"/>
          <w:szCs w:val="24"/>
          <w:lang w:val="en-US"/>
        </w:rPr>
        <w:commentReference w:id="59"/>
      </w:r>
      <w:commentRangeEnd w:id="60"/>
      <w:r w:rsidR="00DD65F2" w:rsidRPr="00120F42">
        <w:rPr>
          <w:rStyle w:val="CommentReference"/>
          <w:sz w:val="24"/>
          <w:szCs w:val="24"/>
          <w:lang w:val="en-US"/>
        </w:rPr>
        <w:commentReference w:id="60"/>
      </w:r>
      <w:r w:rsidR="51DC11E3" w:rsidRPr="00120F42">
        <w:rPr>
          <w:sz w:val="24"/>
          <w:szCs w:val="24"/>
          <w:lang w:val="en-US"/>
        </w:rPr>
        <w:t>), covaries with precipitation, and covaries with different climate zones.</w:t>
      </w:r>
    </w:p>
    <w:p w14:paraId="591F005C" w14:textId="2865697D" w:rsidR="00D25CCD" w:rsidRPr="00120F42" w:rsidRDefault="51DC11E3" w:rsidP="51DC11E3">
      <w:pPr>
        <w:spacing w:line="480" w:lineRule="auto"/>
        <w:ind w:firstLine="720"/>
        <w:rPr>
          <w:sz w:val="24"/>
          <w:szCs w:val="24"/>
          <w:lang w:val="en-US"/>
        </w:rPr>
      </w:pPr>
      <w:r w:rsidRPr="00120F42">
        <w:rPr>
          <w:sz w:val="24"/>
          <w:szCs w:val="24"/>
          <w:lang w:val="en-US"/>
        </w:rPr>
        <w:t xml:space="preserve">We first mapped morphometric traits, namely principal component 1 and spore volume, onto </w:t>
      </w:r>
      <w:r w:rsidR="00B8018D" w:rsidRPr="00120F42">
        <w:rPr>
          <w:sz w:val="24"/>
          <w:szCs w:val="24"/>
          <w:lang w:val="en-US"/>
        </w:rPr>
        <w:t xml:space="preserve">our </w:t>
      </w:r>
      <w:r w:rsidR="00674F8C">
        <w:rPr>
          <w:sz w:val="24"/>
          <w:szCs w:val="24"/>
          <w:lang w:val="en-US"/>
        </w:rPr>
        <w:t>seven</w:t>
      </w:r>
      <w:r w:rsidR="004F34BD">
        <w:rPr>
          <w:sz w:val="24"/>
          <w:szCs w:val="24"/>
          <w:lang w:val="en-US"/>
        </w:rPr>
        <w:t>-</w:t>
      </w:r>
      <w:r w:rsidR="00674F8C">
        <w:rPr>
          <w:sz w:val="24"/>
          <w:szCs w:val="24"/>
          <w:lang w:val="en-US"/>
        </w:rPr>
        <w:t>locus</w:t>
      </w:r>
      <w:r w:rsidR="005B0014" w:rsidRPr="00120F42">
        <w:rPr>
          <w:sz w:val="24"/>
          <w:szCs w:val="24"/>
          <w:lang w:val="en-US"/>
        </w:rPr>
        <w:t xml:space="preserve"> </w:t>
      </w:r>
      <w:commentRangeStart w:id="61"/>
      <w:commentRangeStart w:id="62"/>
      <w:commentRangeStart w:id="63"/>
      <w:r w:rsidRPr="00120F42">
        <w:rPr>
          <w:sz w:val="24"/>
          <w:szCs w:val="24"/>
          <w:lang w:val="en-US"/>
        </w:rPr>
        <w:t>phylogen</w:t>
      </w:r>
      <w:commentRangeEnd w:id="61"/>
      <w:r w:rsidR="00B8018D" w:rsidRPr="00120F42">
        <w:rPr>
          <w:rStyle w:val="CommentReference"/>
          <w:sz w:val="24"/>
          <w:szCs w:val="24"/>
          <w:lang w:val="en-US"/>
        </w:rPr>
        <w:commentReference w:id="61"/>
      </w:r>
      <w:commentRangeEnd w:id="62"/>
      <w:r w:rsidRPr="00120F42">
        <w:rPr>
          <w:rStyle w:val="CommentReference"/>
          <w:sz w:val="24"/>
          <w:szCs w:val="24"/>
          <w:lang w:val="en-US"/>
        </w:rPr>
        <w:commentReference w:id="62"/>
      </w:r>
      <w:commentRangeEnd w:id="63"/>
      <w:r w:rsidRPr="00120F42">
        <w:rPr>
          <w:rStyle w:val="CommentReference"/>
          <w:sz w:val="24"/>
          <w:szCs w:val="24"/>
          <w:lang w:val="en-US"/>
        </w:rPr>
        <w:commentReference w:id="63"/>
      </w:r>
      <w:r w:rsidR="005B0014" w:rsidRPr="00120F42">
        <w:rPr>
          <w:sz w:val="24"/>
          <w:szCs w:val="24"/>
          <w:lang w:val="en-US"/>
        </w:rPr>
        <w:t>y</w:t>
      </w:r>
      <w:r w:rsidRPr="00120F42">
        <w:rPr>
          <w:sz w:val="24"/>
          <w:szCs w:val="24"/>
          <w:lang w:val="en-US"/>
        </w:rPr>
        <w:t xml:space="preserve"> to assess how these traits changed across </w:t>
      </w:r>
      <w:r w:rsidR="00B8018D" w:rsidRPr="00120F42">
        <w:rPr>
          <w:sz w:val="24"/>
          <w:szCs w:val="24"/>
          <w:lang w:val="en-US"/>
        </w:rPr>
        <w:t>our trees</w:t>
      </w:r>
      <w:r w:rsidRPr="00120F42">
        <w:rPr>
          <w:sz w:val="24"/>
          <w:szCs w:val="24"/>
          <w:lang w:val="en-US"/>
        </w:rPr>
        <w:t xml:space="preserve"> and where shifts in morphology occurred within the tree</w:t>
      </w:r>
      <w:r w:rsidR="00B8018D" w:rsidRPr="00120F42">
        <w:rPr>
          <w:sz w:val="24"/>
          <w:szCs w:val="24"/>
          <w:lang w:val="en-US"/>
        </w:rPr>
        <w:t>s</w:t>
      </w:r>
      <w:r w:rsidRPr="00120F42">
        <w:rPr>
          <w:sz w:val="24"/>
          <w:szCs w:val="24"/>
          <w:lang w:val="en-US"/>
        </w:rPr>
        <w:t xml:space="preserve">. We tested for phylogenetic signal, defined as the tendency for closely related species to resemble one another in trait values </w:t>
      </w:r>
      <w:r w:rsidR="00B8018D" w:rsidRPr="00120F42">
        <w:rPr>
          <w:sz w:val="24"/>
          <w:szCs w:val="24"/>
          <w:lang w:val="en-US"/>
        </w:rPr>
        <w:t>because of their</w:t>
      </w:r>
      <w:r w:rsidRPr="00120F42">
        <w:rPr>
          <w:sz w:val="24"/>
          <w:szCs w:val="24"/>
          <w:lang w:val="en-US"/>
        </w:rPr>
        <w:t xml:space="preserve"> shared evolutionary history, using Blomberg’s K </w:t>
      </w:r>
      <w:hyperlink r:id="rId64">
        <w:r w:rsidRPr="00120F42">
          <w:rPr>
            <w:sz w:val="24"/>
            <w:szCs w:val="24"/>
            <w:lang w:val="en-US"/>
          </w:rPr>
          <w:t>(Blomberg et al. 2003)</w:t>
        </w:r>
      </w:hyperlink>
      <w:r w:rsidRPr="00120F42">
        <w:rPr>
          <w:sz w:val="24"/>
          <w:szCs w:val="24"/>
          <w:lang w:val="en-US"/>
        </w:rPr>
        <w:t xml:space="preserve"> and Pagel’s λ </w:t>
      </w:r>
      <w:hyperlink r:id="rId65">
        <w:r w:rsidRPr="00120F42">
          <w:rPr>
            <w:sz w:val="24"/>
            <w:szCs w:val="24"/>
            <w:lang w:val="en-US"/>
          </w:rPr>
          <w:t>(Pagel 1999)</w:t>
        </w:r>
      </w:hyperlink>
      <w:r w:rsidRPr="00120F42">
        <w:rPr>
          <w:sz w:val="24"/>
          <w:szCs w:val="24"/>
          <w:lang w:val="en-US"/>
        </w:rPr>
        <w:t>. Blomberg’s K measures the extent to which trait similarity among related species matches the expectation under Brownian motion, whereas Pagel’s λ estimates the strength of phylogenetic covariance in the data.</w:t>
      </w:r>
    </w:p>
    <w:p w14:paraId="5CD677AA" w14:textId="28437DED" w:rsidR="00D25CCD" w:rsidRPr="00120F42" w:rsidRDefault="00B8018D" w:rsidP="51DC11E3">
      <w:pPr>
        <w:spacing w:line="480" w:lineRule="auto"/>
        <w:ind w:firstLine="720"/>
        <w:rPr>
          <w:sz w:val="24"/>
          <w:szCs w:val="24"/>
          <w:lang w:val="en-US"/>
        </w:rPr>
      </w:pPr>
      <w:r w:rsidRPr="00120F42">
        <w:rPr>
          <w:sz w:val="24"/>
          <w:szCs w:val="24"/>
          <w:lang w:val="en-US"/>
        </w:rPr>
        <w:t>O</w:t>
      </w:r>
      <w:r w:rsidR="51DC11E3" w:rsidRPr="00120F42">
        <w:rPr>
          <w:sz w:val="24"/>
          <w:szCs w:val="24"/>
          <w:lang w:val="en-US"/>
        </w:rPr>
        <w:t xml:space="preserve">ur trophic mode analysis </w:t>
      </w:r>
      <w:r w:rsidRPr="00120F42">
        <w:rPr>
          <w:sz w:val="24"/>
          <w:szCs w:val="24"/>
          <w:lang w:val="en-US"/>
        </w:rPr>
        <w:t xml:space="preserve">considered </w:t>
      </w:r>
      <w:r w:rsidR="51DC11E3" w:rsidRPr="00120F42">
        <w:rPr>
          <w:sz w:val="24"/>
          <w:szCs w:val="24"/>
          <w:lang w:val="en-US"/>
        </w:rPr>
        <w:t>three groups</w:t>
      </w:r>
      <w:r w:rsidRPr="00120F42">
        <w:rPr>
          <w:sz w:val="24"/>
          <w:szCs w:val="24"/>
          <w:lang w:val="en-US"/>
        </w:rPr>
        <w:t xml:space="preserve"> (SUPP. FIG. 1, SUPP. FIG 2.)</w:t>
      </w:r>
      <w:r w:rsidR="51DC11E3" w:rsidRPr="00120F42">
        <w:rPr>
          <w:sz w:val="24"/>
          <w:szCs w:val="24"/>
          <w:lang w:val="en-US"/>
        </w:rPr>
        <w:t>: ectomycorrhizal, saprotrophic, and unknown</w:t>
      </w:r>
      <w:r w:rsidR="004F34BD">
        <w:rPr>
          <w:sz w:val="24"/>
          <w:szCs w:val="24"/>
          <w:lang w:val="en-US"/>
        </w:rPr>
        <w:t xml:space="preserve"> (the “</w:t>
      </w:r>
      <w:r w:rsidR="004F34BD" w:rsidRPr="004F34BD">
        <w:rPr>
          <w:i/>
          <w:iCs/>
          <w:sz w:val="24"/>
          <w:szCs w:val="24"/>
          <w:lang w:val="en-US"/>
          <w:rPrChange w:id="64" w:author="Anne Pringle" w:date="2026-09-03T09:32:00Z" w16du:dateUtc="2026-09-03T14:32:00Z">
            <w:rPr>
              <w:sz w:val="24"/>
              <w:szCs w:val="24"/>
              <w:lang w:val="en-US"/>
            </w:rPr>
          </w:rPrChange>
        </w:rPr>
        <w:t>A. inopinata</w:t>
      </w:r>
      <w:r w:rsidR="004F34BD">
        <w:rPr>
          <w:sz w:val="24"/>
          <w:szCs w:val="24"/>
          <w:lang w:val="en-US"/>
        </w:rPr>
        <w:t>” group)</w:t>
      </w:r>
      <w:r w:rsidR="51DC11E3" w:rsidRPr="00120F42">
        <w:rPr>
          <w:sz w:val="24"/>
          <w:szCs w:val="24"/>
          <w:lang w:val="en-US"/>
        </w:rPr>
        <w:t xml:space="preserve">. We tested for differences in spore shape </w:t>
      </w:r>
      <w:commentRangeStart w:id="65"/>
      <w:r w:rsidR="003866F2" w:rsidRPr="00120F42">
        <w:rPr>
          <w:sz w:val="24"/>
          <w:szCs w:val="24"/>
          <w:lang w:val="en-US"/>
        </w:rPr>
        <w:t>among</w:t>
      </w:r>
      <w:commentRangeEnd w:id="65"/>
      <w:r w:rsidR="003866F2" w:rsidRPr="00120F42">
        <w:rPr>
          <w:rStyle w:val="CommentReference"/>
          <w:sz w:val="24"/>
          <w:szCs w:val="24"/>
          <w:lang w:val="en-US"/>
        </w:rPr>
        <w:commentReference w:id="65"/>
      </w:r>
      <w:r w:rsidR="003866F2" w:rsidRPr="00120F42">
        <w:rPr>
          <w:sz w:val="24"/>
          <w:szCs w:val="24"/>
          <w:lang w:val="en-US"/>
        </w:rPr>
        <w:t xml:space="preserve"> </w:t>
      </w:r>
      <w:r w:rsidR="51DC11E3" w:rsidRPr="00120F42">
        <w:rPr>
          <w:sz w:val="24"/>
          <w:szCs w:val="24"/>
          <w:lang w:val="en-US"/>
        </w:rPr>
        <w:t xml:space="preserve">trophic modes using phylogenetic ANOVA </w:t>
      </w:r>
      <w:hyperlink r:id="rId66">
        <w:r w:rsidR="51DC11E3" w:rsidRPr="00120F42">
          <w:rPr>
            <w:sz w:val="24"/>
            <w:szCs w:val="24"/>
            <w:lang w:val="en-US"/>
          </w:rPr>
          <w:t>(Adams and Collyer 2018; Revell and Harmon 2022)</w:t>
        </w:r>
      </w:hyperlink>
      <w:r w:rsidR="51DC11E3" w:rsidRPr="00120F42">
        <w:rPr>
          <w:sz w:val="24"/>
          <w:szCs w:val="24"/>
          <w:lang w:val="en-US"/>
        </w:rPr>
        <w:t xml:space="preserve"> as implemented in the </w:t>
      </w:r>
      <w:r w:rsidR="00674F8C">
        <w:rPr>
          <w:smallCaps/>
          <w:sz w:val="24"/>
          <w:szCs w:val="24"/>
          <w:lang w:val="en-US"/>
        </w:rPr>
        <w:t xml:space="preserve">phytools </w:t>
      </w:r>
      <w:r w:rsidR="51DC11E3" w:rsidRPr="00120F42">
        <w:rPr>
          <w:sz w:val="24"/>
          <w:szCs w:val="24"/>
          <w:lang w:val="en-US"/>
        </w:rPr>
        <w:t xml:space="preserve">package </w:t>
      </w:r>
      <w:hyperlink r:id="rId67">
        <w:r w:rsidR="51DC11E3" w:rsidRPr="00120F42">
          <w:rPr>
            <w:sz w:val="24"/>
            <w:szCs w:val="24"/>
            <w:lang w:val="en-US"/>
          </w:rPr>
          <w:t>(Revell 2024)</w:t>
        </w:r>
      </w:hyperlink>
      <w:r w:rsidR="51DC11E3" w:rsidRPr="00120F42">
        <w:rPr>
          <w:sz w:val="24"/>
          <w:szCs w:val="24"/>
          <w:lang w:val="en-US"/>
        </w:rPr>
        <w:t xml:space="preserve">. In this </w:t>
      </w:r>
      <w:r w:rsidR="005B0014" w:rsidRPr="00120F42">
        <w:rPr>
          <w:sz w:val="24"/>
          <w:szCs w:val="24"/>
          <w:lang w:val="en-US"/>
        </w:rPr>
        <w:t>analysis</w:t>
      </w:r>
      <w:r w:rsidR="51DC11E3" w:rsidRPr="00120F42">
        <w:rPr>
          <w:sz w:val="24"/>
          <w:szCs w:val="24"/>
          <w:lang w:val="en-US"/>
        </w:rPr>
        <w:t xml:space="preserve">, trait values are simulated along the phylogeny under a Brownian motion model of evolution, </w:t>
      </w:r>
      <w:r w:rsidR="005B0014" w:rsidRPr="00120F42">
        <w:rPr>
          <w:sz w:val="24"/>
          <w:szCs w:val="24"/>
          <w:lang w:val="en-US"/>
        </w:rPr>
        <w:t>testing if PC1 is significantly different between trophic mode groups when accounting</w:t>
      </w:r>
      <w:r w:rsidR="51DC11E3" w:rsidRPr="00120F42">
        <w:rPr>
          <w:sz w:val="24"/>
          <w:szCs w:val="24"/>
          <w:lang w:val="en-US"/>
        </w:rPr>
        <w:t xml:space="preserve"> for the expected covariance among species due to shared </w:t>
      </w:r>
      <w:commentRangeStart w:id="66"/>
      <w:commentRangeStart w:id="67"/>
      <w:r w:rsidR="51DC11E3" w:rsidRPr="00120F42">
        <w:rPr>
          <w:sz w:val="24"/>
          <w:szCs w:val="24"/>
          <w:lang w:val="en-US"/>
        </w:rPr>
        <w:t>ancestry</w:t>
      </w:r>
      <w:commentRangeEnd w:id="66"/>
      <w:r w:rsidR="003866F2" w:rsidRPr="00120F42">
        <w:rPr>
          <w:rStyle w:val="CommentReference"/>
          <w:sz w:val="24"/>
          <w:szCs w:val="24"/>
          <w:lang w:val="en-US"/>
        </w:rPr>
        <w:commentReference w:id="66"/>
      </w:r>
      <w:commentRangeEnd w:id="67"/>
      <w:r w:rsidRPr="00120F42">
        <w:rPr>
          <w:rStyle w:val="CommentReference"/>
          <w:sz w:val="24"/>
          <w:szCs w:val="24"/>
          <w:lang w:val="en-US"/>
        </w:rPr>
        <w:commentReference w:id="67"/>
      </w:r>
      <w:r w:rsidR="51DC11E3" w:rsidRPr="00120F42">
        <w:rPr>
          <w:sz w:val="24"/>
          <w:szCs w:val="24"/>
          <w:lang w:val="en-US"/>
        </w:rPr>
        <w:t>.</w:t>
      </w:r>
    </w:p>
    <w:p w14:paraId="72A3D3EC" w14:textId="4AE22BB6" w:rsidR="00D25CCD" w:rsidRPr="00120F42" w:rsidRDefault="005B0014">
      <w:pPr>
        <w:spacing w:line="480" w:lineRule="auto"/>
        <w:ind w:firstLine="720"/>
        <w:rPr>
          <w:sz w:val="24"/>
          <w:szCs w:val="24"/>
        </w:rPr>
      </w:pPr>
      <w:r w:rsidRPr="00120F42">
        <w:rPr>
          <w:noProof/>
          <w:sz w:val="24"/>
          <w:szCs w:val="24"/>
        </w:rPr>
        <w:lastRenderedPageBreak/>
        <w:drawing>
          <wp:inline distT="0" distB="0" distL="0" distR="0" wp14:anchorId="61B3B5E3" wp14:editId="61900AF6">
            <wp:extent cx="5210175" cy="7101963"/>
            <wp:effectExtent l="0" t="0" r="0" b="3810"/>
            <wp:docPr id="2606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873" name=""/>
                    <pic:cNvPicPr/>
                  </pic:nvPicPr>
                  <pic:blipFill>
                    <a:blip r:embed="rId68"/>
                    <a:stretch>
                      <a:fillRect/>
                    </a:stretch>
                  </pic:blipFill>
                  <pic:spPr>
                    <a:xfrm>
                      <a:off x="0" y="0"/>
                      <a:ext cx="5216624" cy="7110754"/>
                    </a:xfrm>
                    <a:prstGeom prst="rect">
                      <a:avLst/>
                    </a:prstGeom>
                  </pic:spPr>
                </pic:pic>
              </a:graphicData>
            </a:graphic>
          </wp:inline>
        </w:drawing>
      </w:r>
    </w:p>
    <w:p w14:paraId="0D0B940D" w14:textId="1F714FCE" w:rsidR="00D25CCD" w:rsidRPr="00120F42" w:rsidRDefault="005B0014">
      <w:pPr>
        <w:spacing w:line="480" w:lineRule="auto"/>
        <w:ind w:firstLine="720"/>
        <w:rPr>
          <w:sz w:val="24"/>
          <w:szCs w:val="24"/>
        </w:rPr>
      </w:pPr>
      <w:r w:rsidRPr="00120F42">
        <w:rPr>
          <w:noProof/>
          <w:sz w:val="24"/>
          <w:szCs w:val="24"/>
        </w:rPr>
        <w:lastRenderedPageBreak/>
        <w:drawing>
          <wp:inline distT="0" distB="0" distL="0" distR="0" wp14:anchorId="590F5FFC" wp14:editId="3DE231B2">
            <wp:extent cx="5151566" cy="4092295"/>
            <wp:effectExtent l="0" t="0" r="0" b="3810"/>
            <wp:docPr id="9786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77755" name=""/>
                    <pic:cNvPicPr/>
                  </pic:nvPicPr>
                  <pic:blipFill>
                    <a:blip r:embed="rId69"/>
                    <a:stretch>
                      <a:fillRect/>
                    </a:stretch>
                  </pic:blipFill>
                  <pic:spPr>
                    <a:xfrm>
                      <a:off x="0" y="0"/>
                      <a:ext cx="5151566" cy="4092295"/>
                    </a:xfrm>
                    <a:prstGeom prst="rect">
                      <a:avLst/>
                    </a:prstGeom>
                  </pic:spPr>
                </pic:pic>
              </a:graphicData>
            </a:graphic>
          </wp:inline>
        </w:drawing>
      </w:r>
    </w:p>
    <w:p w14:paraId="4591A0F4" w14:textId="33D22940" w:rsidR="00D25CCD" w:rsidRPr="00120F42" w:rsidRDefault="00206B48" w:rsidP="00C67DC0">
      <w:pPr>
        <w:spacing w:line="480" w:lineRule="auto"/>
        <w:ind w:firstLine="720"/>
        <w:rPr>
          <w:sz w:val="24"/>
          <w:szCs w:val="24"/>
          <w:lang w:val="en-US"/>
        </w:rPr>
      </w:pPr>
      <w:r w:rsidRPr="00120F42">
        <w:rPr>
          <w:sz w:val="24"/>
          <w:szCs w:val="24"/>
          <w:lang w:val="en-US"/>
        </w:rPr>
        <w:t>Our precipitation and climate zone analyses</w:t>
      </w:r>
      <w:r w:rsidR="007C7FA1" w:rsidRPr="00120F42">
        <w:rPr>
          <w:sz w:val="24"/>
          <w:szCs w:val="24"/>
          <w:lang w:val="en-US"/>
        </w:rPr>
        <w:t xml:space="preserve"> used phylogenetic generalized least squares (PGLS)</w:t>
      </w:r>
      <w:r w:rsidR="51DC11E3" w:rsidRPr="00120F42">
        <w:rPr>
          <w:sz w:val="24"/>
          <w:szCs w:val="24"/>
          <w:lang w:val="en-US"/>
        </w:rPr>
        <w:t xml:space="preserve"> </w:t>
      </w:r>
      <w:r w:rsidR="007C7FA1" w:rsidRPr="00120F42">
        <w:rPr>
          <w:sz w:val="24"/>
          <w:szCs w:val="24"/>
          <w:lang w:val="en-US"/>
        </w:rPr>
        <w:t>to test related hypotheses:</w:t>
      </w:r>
      <w:r w:rsidR="51DC11E3" w:rsidRPr="00120F42">
        <w:rPr>
          <w:sz w:val="24"/>
          <w:szCs w:val="24"/>
          <w:lang w:val="en-US"/>
        </w:rPr>
        <w:t xml:space="preserve"> whether spore shape (PC1) and estimated spore volume were associated with</w:t>
      </w:r>
      <w:r w:rsidRPr="00120F42">
        <w:rPr>
          <w:sz w:val="24"/>
          <w:szCs w:val="24"/>
          <w:lang w:val="en-US"/>
        </w:rPr>
        <w:t xml:space="preserve"> either the</w:t>
      </w:r>
      <w:r w:rsidR="51DC11E3" w:rsidRPr="00120F42">
        <w:rPr>
          <w:sz w:val="24"/>
          <w:szCs w:val="24"/>
          <w:lang w:val="en-US"/>
        </w:rPr>
        <w:t xml:space="preserve"> 30-day precipitation preceding collection </w:t>
      </w:r>
      <w:r w:rsidR="007C7FA1" w:rsidRPr="00120F42">
        <w:rPr>
          <w:sz w:val="24"/>
          <w:szCs w:val="24"/>
          <w:lang w:val="en-US"/>
        </w:rPr>
        <w:t>and/</w:t>
      </w:r>
      <w:r w:rsidRPr="00120F42">
        <w:rPr>
          <w:sz w:val="24"/>
          <w:szCs w:val="24"/>
          <w:lang w:val="en-US"/>
        </w:rPr>
        <w:t xml:space="preserve">or </w:t>
      </w:r>
      <w:r w:rsidR="51DC11E3" w:rsidRPr="00120F42">
        <w:rPr>
          <w:sz w:val="24"/>
          <w:szCs w:val="24"/>
          <w:lang w:val="en-US"/>
        </w:rPr>
        <w:t>climate zone</w:t>
      </w:r>
      <w:commentRangeStart w:id="68"/>
      <w:commentRangeStart w:id="69"/>
      <w:r w:rsidR="007C7FA1" w:rsidRPr="00120F42">
        <w:rPr>
          <w:sz w:val="24"/>
          <w:szCs w:val="24"/>
          <w:lang w:val="en-US"/>
        </w:rPr>
        <w:t>.</w:t>
      </w:r>
      <w:commentRangeEnd w:id="68"/>
      <w:r w:rsidR="007C7FA1" w:rsidRPr="00120F42">
        <w:rPr>
          <w:rStyle w:val="CommentReference"/>
          <w:sz w:val="24"/>
          <w:szCs w:val="24"/>
          <w:lang w:val="en-US"/>
        </w:rPr>
        <w:commentReference w:id="68"/>
      </w:r>
      <w:commentRangeEnd w:id="69"/>
      <w:r w:rsidRPr="00120F42">
        <w:rPr>
          <w:rStyle w:val="CommentReference"/>
          <w:sz w:val="24"/>
          <w:szCs w:val="24"/>
          <w:lang w:val="en-US"/>
        </w:rPr>
        <w:commentReference w:id="69"/>
      </w:r>
      <w:r w:rsidR="51DC11E3" w:rsidRPr="00120F42">
        <w:rPr>
          <w:sz w:val="24"/>
          <w:szCs w:val="24"/>
          <w:lang w:val="en-US"/>
        </w:rPr>
        <w:t xml:space="preserve"> For each</w:t>
      </w:r>
      <w:r w:rsidRPr="00120F42">
        <w:rPr>
          <w:sz w:val="24"/>
          <w:szCs w:val="24"/>
          <w:lang w:val="en-US"/>
        </w:rPr>
        <w:t xml:space="preserve"> of the two</w:t>
      </w:r>
      <w:r w:rsidR="51DC11E3" w:rsidRPr="00120F42">
        <w:rPr>
          <w:sz w:val="24"/>
          <w:szCs w:val="24"/>
          <w:lang w:val="en-US"/>
        </w:rPr>
        <w:t xml:space="preserve"> trait</w:t>
      </w:r>
      <w:r w:rsidRPr="00120F42">
        <w:rPr>
          <w:sz w:val="24"/>
          <w:szCs w:val="24"/>
          <w:lang w:val="en-US"/>
        </w:rPr>
        <w:t>s</w:t>
      </w:r>
      <w:r w:rsidR="007C7FA1" w:rsidRPr="00120F42">
        <w:rPr>
          <w:sz w:val="24"/>
          <w:szCs w:val="24"/>
          <w:lang w:val="en-US"/>
        </w:rPr>
        <w:t xml:space="preserve"> (shape and volume)</w:t>
      </w:r>
      <w:r w:rsidR="51DC11E3" w:rsidRPr="00120F42">
        <w:rPr>
          <w:sz w:val="24"/>
          <w:szCs w:val="24"/>
          <w:lang w:val="en-US"/>
        </w:rPr>
        <w:t xml:space="preserve">, we fit three candidate models representing </w:t>
      </w:r>
      <w:r w:rsidR="00C67DC0" w:rsidRPr="00120F42">
        <w:rPr>
          <w:sz w:val="24"/>
          <w:szCs w:val="24"/>
          <w:lang w:val="en-US"/>
        </w:rPr>
        <w:t xml:space="preserve">different </w:t>
      </w:r>
      <w:r w:rsidR="51DC11E3" w:rsidRPr="00120F42">
        <w:rPr>
          <w:sz w:val="24"/>
          <w:szCs w:val="24"/>
          <w:lang w:val="en-US"/>
        </w:rPr>
        <w:t xml:space="preserve">hypotheses: (1) precipitation </w:t>
      </w:r>
      <w:r w:rsidR="00DD65F2">
        <w:rPr>
          <w:sz w:val="24"/>
          <w:szCs w:val="24"/>
          <w:lang w:val="en-US"/>
        </w:rPr>
        <w:t>alone</w:t>
      </w:r>
      <w:r w:rsidR="00C67DC0" w:rsidRPr="00120F42">
        <w:rPr>
          <w:sz w:val="24"/>
          <w:szCs w:val="24"/>
          <w:lang w:val="en-US"/>
        </w:rPr>
        <w:t xml:space="preserve"> explains the trait</w:t>
      </w:r>
      <w:r w:rsidR="51DC11E3" w:rsidRPr="00120F42">
        <w:rPr>
          <w:sz w:val="24"/>
          <w:szCs w:val="24"/>
          <w:lang w:val="en-US"/>
        </w:rPr>
        <w:t xml:space="preserve">, (2) climate group </w:t>
      </w:r>
      <w:r w:rsidR="00DD65F2">
        <w:rPr>
          <w:sz w:val="24"/>
          <w:szCs w:val="24"/>
          <w:lang w:val="en-US"/>
        </w:rPr>
        <w:t>alone</w:t>
      </w:r>
      <w:r w:rsidR="00C67DC0" w:rsidRPr="00120F42">
        <w:rPr>
          <w:sz w:val="24"/>
          <w:szCs w:val="24"/>
          <w:lang w:val="en-US"/>
        </w:rPr>
        <w:t xml:space="preserve"> explains the trait</w:t>
      </w:r>
      <w:r w:rsidR="51DC11E3" w:rsidRPr="00120F42">
        <w:rPr>
          <w:sz w:val="24"/>
          <w:szCs w:val="24"/>
          <w:lang w:val="en-US"/>
        </w:rPr>
        <w:t>, and (3) precipitation plus climate group</w:t>
      </w:r>
      <w:r w:rsidR="00C67DC0" w:rsidRPr="00120F42">
        <w:rPr>
          <w:sz w:val="24"/>
          <w:szCs w:val="24"/>
          <w:lang w:val="en-US"/>
        </w:rPr>
        <w:t xml:space="preserve"> explains the trait</w:t>
      </w:r>
      <w:r w:rsidR="51DC11E3" w:rsidRPr="00120F42">
        <w:rPr>
          <w:sz w:val="24"/>
          <w:szCs w:val="24"/>
          <w:lang w:val="en-US"/>
        </w:rPr>
        <w:t>. Models were compared using Akaike’s Information Criterion corrected for small sample size (AICc), and models with ΔAICc &lt; 2 were considered equivalently supported. For each trait, we extracted the best-supported</w:t>
      </w:r>
      <w:r w:rsidR="00C67DC0" w:rsidRPr="00120F42">
        <w:rPr>
          <w:sz w:val="24"/>
          <w:szCs w:val="24"/>
          <w:lang w:val="en-US"/>
        </w:rPr>
        <w:t xml:space="preserve"> of the three</w:t>
      </w:r>
      <w:r w:rsidR="51DC11E3" w:rsidRPr="00120F42">
        <w:rPr>
          <w:sz w:val="24"/>
          <w:szCs w:val="24"/>
          <w:lang w:val="en-US"/>
        </w:rPr>
        <w:t xml:space="preserve"> model</w:t>
      </w:r>
      <w:r w:rsidR="00C67DC0" w:rsidRPr="00120F42">
        <w:rPr>
          <w:sz w:val="24"/>
          <w:szCs w:val="24"/>
          <w:lang w:val="en-US"/>
        </w:rPr>
        <w:t>s</w:t>
      </w:r>
      <w:r w:rsidR="51DC11E3" w:rsidRPr="00120F42">
        <w:rPr>
          <w:sz w:val="24"/>
          <w:szCs w:val="24"/>
          <w:lang w:val="en-US"/>
        </w:rPr>
        <w:t xml:space="preserve">, inspected parameter estimates and significance, and estimated Pagel’s λ by maximum </w:t>
      </w:r>
      <w:r w:rsidR="51DC11E3" w:rsidRPr="00120F42">
        <w:rPr>
          <w:sz w:val="24"/>
          <w:szCs w:val="24"/>
          <w:lang w:val="en-US"/>
        </w:rPr>
        <w:lastRenderedPageBreak/>
        <w:t xml:space="preserve">likelihood to quantify phylogenetic signal in the </w:t>
      </w:r>
      <w:commentRangeStart w:id="70"/>
      <w:commentRangeStart w:id="71"/>
      <w:r w:rsidR="51DC11E3" w:rsidRPr="00120F42">
        <w:rPr>
          <w:sz w:val="24"/>
          <w:szCs w:val="24"/>
          <w:lang w:val="en-US"/>
        </w:rPr>
        <w:t>residuals</w:t>
      </w:r>
      <w:commentRangeEnd w:id="70"/>
      <w:r w:rsidR="00C67DC0" w:rsidRPr="00120F42">
        <w:rPr>
          <w:rStyle w:val="CommentReference"/>
          <w:sz w:val="24"/>
          <w:szCs w:val="24"/>
          <w:lang w:val="en-US"/>
        </w:rPr>
        <w:commentReference w:id="70"/>
      </w:r>
      <w:commentRangeEnd w:id="71"/>
      <w:r w:rsidRPr="00120F42">
        <w:rPr>
          <w:rStyle w:val="CommentReference"/>
          <w:sz w:val="24"/>
          <w:szCs w:val="24"/>
          <w:lang w:val="en-US"/>
        </w:rPr>
        <w:commentReference w:id="71"/>
      </w:r>
      <w:r w:rsidR="007C7FA1" w:rsidRPr="00120F42">
        <w:rPr>
          <w:sz w:val="24"/>
          <w:szCs w:val="24"/>
          <w:lang w:val="en-US"/>
        </w:rPr>
        <w:t xml:space="preserve"> (variance not explained by our models)</w:t>
      </w:r>
      <w:r w:rsidR="51DC11E3" w:rsidRPr="00120F42">
        <w:rPr>
          <w:sz w:val="24"/>
          <w:szCs w:val="24"/>
          <w:lang w:val="en-US"/>
        </w:rPr>
        <w:t xml:space="preserve">. </w:t>
      </w:r>
    </w:p>
    <w:p w14:paraId="0E27B00A" w14:textId="77777777" w:rsidR="00D25CCD" w:rsidRPr="00120F42" w:rsidRDefault="00D25CCD">
      <w:pPr>
        <w:spacing w:line="480" w:lineRule="auto"/>
        <w:ind w:firstLine="720"/>
        <w:rPr>
          <w:sz w:val="24"/>
          <w:szCs w:val="24"/>
        </w:rPr>
      </w:pPr>
    </w:p>
    <w:p w14:paraId="42E02536" w14:textId="1CE548AB" w:rsidR="00D25CCD" w:rsidRPr="00120F42" w:rsidRDefault="005C5AD8">
      <w:pPr>
        <w:spacing w:line="480" w:lineRule="auto"/>
        <w:rPr>
          <w:i/>
          <w:iCs/>
          <w:sz w:val="24"/>
          <w:szCs w:val="24"/>
        </w:rPr>
      </w:pPr>
      <w:r w:rsidRPr="00120F42">
        <w:rPr>
          <w:i/>
          <w:iCs/>
          <w:sz w:val="24"/>
          <w:szCs w:val="24"/>
        </w:rPr>
        <w:t xml:space="preserve">Modeling spores in Stokes </w:t>
      </w:r>
      <w:r w:rsidR="00674F8C">
        <w:rPr>
          <w:i/>
          <w:iCs/>
          <w:sz w:val="24"/>
          <w:szCs w:val="24"/>
        </w:rPr>
        <w:t>f</w:t>
      </w:r>
      <w:r w:rsidRPr="00120F42">
        <w:rPr>
          <w:i/>
          <w:iCs/>
          <w:sz w:val="24"/>
          <w:szCs w:val="24"/>
        </w:rPr>
        <w:t>low. —</w:t>
      </w:r>
    </w:p>
    <w:p w14:paraId="4FD6516C" w14:textId="58E1D133" w:rsidR="00D25CCD" w:rsidRPr="00120F42" w:rsidRDefault="51DC11E3" w:rsidP="51DC11E3">
      <w:pPr>
        <w:spacing w:line="480" w:lineRule="auto"/>
        <w:rPr>
          <w:sz w:val="24"/>
          <w:szCs w:val="24"/>
          <w:lang w:val="en-US"/>
        </w:rPr>
      </w:pPr>
      <w:r w:rsidRPr="00120F42">
        <w:rPr>
          <w:sz w:val="24"/>
          <w:szCs w:val="24"/>
          <w:lang w:val="en-US"/>
        </w:rPr>
        <w:t>To evaluate</w:t>
      </w:r>
      <w:r w:rsidR="00F05955" w:rsidRPr="00120F42">
        <w:rPr>
          <w:sz w:val="24"/>
          <w:szCs w:val="24"/>
          <w:lang w:val="en-US"/>
        </w:rPr>
        <w:t xml:space="preserve"> the</w:t>
      </w:r>
      <w:r w:rsidRPr="00120F42">
        <w:rPr>
          <w:sz w:val="24"/>
          <w:szCs w:val="24"/>
          <w:lang w:val="en-US"/>
        </w:rPr>
        <w:t xml:space="preserve"> potential aerodynamic consequences of </w:t>
      </w:r>
      <w:r w:rsidR="00F05955" w:rsidRPr="00120F42">
        <w:rPr>
          <w:sz w:val="24"/>
          <w:szCs w:val="24"/>
          <w:lang w:val="en-US"/>
        </w:rPr>
        <w:t xml:space="preserve">different </w:t>
      </w:r>
      <w:r w:rsidRPr="00120F42">
        <w:rPr>
          <w:sz w:val="24"/>
          <w:szCs w:val="24"/>
          <w:lang w:val="en-US"/>
        </w:rPr>
        <w:t>spore morpholog</w:t>
      </w:r>
      <w:r w:rsidR="00F05955" w:rsidRPr="00120F42">
        <w:rPr>
          <w:sz w:val="24"/>
          <w:szCs w:val="24"/>
          <w:lang w:val="en-US"/>
        </w:rPr>
        <w:t>ies</w:t>
      </w:r>
      <w:r w:rsidRPr="00120F42">
        <w:rPr>
          <w:sz w:val="24"/>
          <w:szCs w:val="24"/>
          <w:lang w:val="en-US"/>
        </w:rPr>
        <w:t>, we estimated a dimensionless proxy for terminal settling velocity for each species</w:t>
      </w:r>
      <w:r w:rsidR="00F05955" w:rsidRPr="00120F42">
        <w:rPr>
          <w:sz w:val="24"/>
          <w:szCs w:val="24"/>
          <w:lang w:val="en-US"/>
        </w:rPr>
        <w:t>’ spores</w:t>
      </w:r>
      <w:r w:rsidRPr="00120F42">
        <w:rPr>
          <w:sz w:val="24"/>
          <w:szCs w:val="24"/>
          <w:lang w:val="en-US"/>
        </w:rPr>
        <w:t xml:space="preserve"> using a Stokes</w:t>
      </w:r>
      <w:r w:rsidR="007C7FA1" w:rsidRPr="00120F42">
        <w:rPr>
          <w:sz w:val="24"/>
          <w:szCs w:val="24"/>
          <w:lang w:val="en-US"/>
        </w:rPr>
        <w:t xml:space="preserve"> </w:t>
      </w:r>
      <w:commentRangeStart w:id="72"/>
      <w:commentRangeStart w:id="73"/>
      <w:r w:rsidRPr="00120F42">
        <w:rPr>
          <w:sz w:val="24"/>
          <w:szCs w:val="24"/>
          <w:lang w:val="en-US"/>
        </w:rPr>
        <w:t>flow</w:t>
      </w:r>
      <w:commentRangeEnd w:id="72"/>
      <w:r w:rsidR="00F05955" w:rsidRPr="00120F42">
        <w:rPr>
          <w:rStyle w:val="CommentReference"/>
          <w:sz w:val="24"/>
          <w:szCs w:val="24"/>
          <w:lang w:val="en-US"/>
        </w:rPr>
        <w:commentReference w:id="72"/>
      </w:r>
      <w:commentRangeEnd w:id="73"/>
      <w:r w:rsidRPr="00120F42">
        <w:rPr>
          <w:rStyle w:val="CommentReference"/>
          <w:sz w:val="24"/>
          <w:szCs w:val="24"/>
          <w:lang w:val="en-US"/>
        </w:rPr>
        <w:commentReference w:id="73"/>
      </w:r>
      <w:r w:rsidRPr="00120F42">
        <w:rPr>
          <w:sz w:val="24"/>
          <w:szCs w:val="24"/>
          <w:lang w:val="en-US"/>
        </w:rPr>
        <w:t xml:space="preserve"> model for a prolate spheroid (Supplemental Text 1). </w:t>
      </w:r>
      <w:r w:rsidR="00F95CEA" w:rsidRPr="00120F42">
        <w:rPr>
          <w:sz w:val="24"/>
          <w:szCs w:val="24"/>
          <w:lang w:val="en-US"/>
        </w:rPr>
        <w:t>In brief: s</w:t>
      </w:r>
      <w:r w:rsidRPr="00120F42">
        <w:rPr>
          <w:sz w:val="24"/>
          <w:szCs w:val="24"/>
          <w:lang w:val="en-US"/>
        </w:rPr>
        <w:t xml:space="preserve">pore length and width measurements were used to approximate spores as prolate spheroids, and terminal velocity was calculated assuming the orientation that maximizes drag (i.e., with the long axis parallel to the ground, or “broadside” </w:t>
      </w:r>
      <w:commentRangeStart w:id="74"/>
      <w:commentRangeStart w:id="75"/>
      <w:commentRangeStart w:id="76"/>
      <w:r w:rsidRPr="00120F42">
        <w:rPr>
          <w:sz w:val="24"/>
          <w:szCs w:val="24"/>
          <w:lang w:val="en-US"/>
        </w:rPr>
        <w:t>orientation</w:t>
      </w:r>
      <w:commentRangeEnd w:id="74"/>
      <w:r w:rsidR="00F95CEA" w:rsidRPr="00120F42">
        <w:rPr>
          <w:rStyle w:val="CommentReference"/>
          <w:sz w:val="24"/>
          <w:szCs w:val="24"/>
          <w:lang w:val="en-US"/>
        </w:rPr>
        <w:commentReference w:id="74"/>
      </w:r>
      <w:commentRangeEnd w:id="75"/>
      <w:r w:rsidRPr="00120F42">
        <w:rPr>
          <w:rStyle w:val="CommentReference"/>
          <w:sz w:val="24"/>
          <w:szCs w:val="24"/>
          <w:lang w:val="en-US"/>
        </w:rPr>
        <w:commentReference w:id="75"/>
      </w:r>
      <w:commentRangeEnd w:id="76"/>
      <w:r w:rsidR="00D15122" w:rsidRPr="00120F42">
        <w:rPr>
          <w:rStyle w:val="CommentReference"/>
          <w:sz w:val="24"/>
          <w:szCs w:val="24"/>
          <w:lang w:val="en-US"/>
        </w:rPr>
        <w:commentReference w:id="76"/>
      </w:r>
      <w:r w:rsidR="004D6F25" w:rsidRPr="00120F42">
        <w:rPr>
          <w:sz w:val="24"/>
          <w:szCs w:val="24"/>
          <w:lang w:val="en-US"/>
        </w:rPr>
        <w:t xml:space="preserve"> </w:t>
      </w:r>
      <w:commentRangeStart w:id="77"/>
      <w:r w:rsidR="004D6F25" w:rsidRPr="00120F42">
        <w:rPr>
          <w:sz w:val="24"/>
          <w:szCs w:val="24"/>
          <w:lang w:val="en-US"/>
        </w:rPr>
        <w:t xml:space="preserve">(Tulloss </w:t>
      </w:r>
      <w:r w:rsidR="004D6F25" w:rsidRPr="00DD65F2">
        <w:rPr>
          <w:sz w:val="24"/>
          <w:szCs w:val="24"/>
          <w:lang w:val="en-US"/>
        </w:rPr>
        <w:t>2005)</w:t>
      </w:r>
      <w:commentRangeEnd w:id="77"/>
      <w:r w:rsidR="004D6F25" w:rsidRPr="00DD65F2">
        <w:rPr>
          <w:rStyle w:val="CommentReference"/>
          <w:sz w:val="24"/>
          <w:szCs w:val="24"/>
          <w:lang w:val="en-US"/>
        </w:rPr>
        <w:commentReference w:id="77"/>
      </w:r>
      <w:r w:rsidRPr="00DD65F2">
        <w:rPr>
          <w:sz w:val="24"/>
          <w:szCs w:val="24"/>
          <w:lang w:val="en-US"/>
        </w:rPr>
        <w:t xml:space="preserve">). Under the low Reynolds number </w:t>
      </w:r>
      <w:r w:rsidR="00F95CEA" w:rsidRPr="00DD65F2">
        <w:rPr>
          <w:sz w:val="24"/>
          <w:szCs w:val="24"/>
          <w:lang w:val="en-US"/>
        </w:rPr>
        <w:t xml:space="preserve">regimes </w:t>
      </w:r>
      <w:r w:rsidRPr="00DD65F2">
        <w:rPr>
          <w:sz w:val="24"/>
          <w:szCs w:val="24"/>
          <w:lang w:val="en-US"/>
        </w:rPr>
        <w:t xml:space="preserve">typical of microscopic particles in air, viscous </w:t>
      </w:r>
      <w:commentRangeStart w:id="78"/>
      <w:r w:rsidRPr="00DD65F2">
        <w:rPr>
          <w:sz w:val="24"/>
          <w:szCs w:val="24"/>
          <w:lang w:val="en-US"/>
        </w:rPr>
        <w:t>drag</w:t>
      </w:r>
      <w:commentRangeEnd w:id="78"/>
      <w:r w:rsidR="00F95CEA" w:rsidRPr="00120F42">
        <w:rPr>
          <w:rStyle w:val="CommentReference"/>
          <w:sz w:val="24"/>
          <w:szCs w:val="24"/>
          <w:lang w:val="en-US"/>
        </w:rPr>
        <w:commentReference w:id="78"/>
      </w:r>
      <w:r w:rsidR="004D6F25" w:rsidRPr="00120F42">
        <w:rPr>
          <w:sz w:val="24"/>
          <w:szCs w:val="24"/>
          <w:lang w:val="en-US"/>
        </w:rPr>
        <w:t xml:space="preserve"> causes settling velocity to scale with particle size and shape</w:t>
      </w:r>
      <w:r w:rsidRPr="00120F42">
        <w:rPr>
          <w:sz w:val="24"/>
          <w:szCs w:val="24"/>
          <w:lang w:val="en-US"/>
        </w:rPr>
        <w:t xml:space="preserve">. Because our objective was </w:t>
      </w:r>
      <w:r w:rsidR="00F95CEA" w:rsidRPr="00120F42">
        <w:rPr>
          <w:sz w:val="24"/>
          <w:szCs w:val="24"/>
          <w:lang w:val="en-US"/>
        </w:rPr>
        <w:t xml:space="preserve">comparing </w:t>
      </w:r>
      <w:r w:rsidRPr="00120F42">
        <w:rPr>
          <w:sz w:val="24"/>
          <w:szCs w:val="24"/>
          <w:lang w:val="en-US"/>
        </w:rPr>
        <w:t>across species</w:t>
      </w:r>
      <w:r w:rsidR="00F95CEA" w:rsidRPr="00120F42">
        <w:rPr>
          <w:sz w:val="24"/>
          <w:szCs w:val="24"/>
          <w:lang w:val="en-US"/>
        </w:rPr>
        <w:t>,</w:t>
      </w:r>
      <w:r w:rsidRPr="00120F42">
        <w:rPr>
          <w:sz w:val="24"/>
          <w:szCs w:val="24"/>
          <w:lang w:val="en-US"/>
        </w:rPr>
        <w:t xml:space="preserve"> </w:t>
      </w:r>
      <w:r w:rsidR="00F95CEA" w:rsidRPr="00120F42">
        <w:rPr>
          <w:sz w:val="24"/>
          <w:szCs w:val="24"/>
          <w:lang w:val="en-US"/>
        </w:rPr>
        <w:t>and not</w:t>
      </w:r>
      <w:r w:rsidRPr="00120F42">
        <w:rPr>
          <w:sz w:val="24"/>
          <w:szCs w:val="24"/>
          <w:lang w:val="en-US"/>
        </w:rPr>
        <w:t xml:space="preserve"> estimating absolute settling speeds, </w:t>
      </w:r>
      <w:r w:rsidR="004F34BD" w:rsidRPr="00120F42">
        <w:rPr>
          <w:sz w:val="24"/>
          <w:szCs w:val="24"/>
          <w:lang w:val="en-US"/>
        </w:rPr>
        <w:t xml:space="preserve">we omitted </w:t>
      </w:r>
      <w:r w:rsidRPr="00120F42">
        <w:rPr>
          <w:sz w:val="24"/>
          <w:szCs w:val="24"/>
          <w:lang w:val="en-US"/>
        </w:rPr>
        <w:t xml:space="preserve">physical constants shared across taxa </w:t>
      </w:r>
      <w:r w:rsidR="00D15122" w:rsidRPr="00120F42">
        <w:rPr>
          <w:sz w:val="24"/>
          <w:szCs w:val="24"/>
          <w:lang w:val="en-US"/>
        </w:rPr>
        <w:t>from our calculation</w:t>
      </w:r>
      <w:r w:rsidR="00D15122">
        <w:rPr>
          <w:sz w:val="24"/>
          <w:szCs w:val="24"/>
          <w:lang w:val="en-US"/>
        </w:rPr>
        <w:t xml:space="preserve">: </w:t>
      </w:r>
      <w:r w:rsidRPr="00120F42">
        <w:rPr>
          <w:sz w:val="24"/>
          <w:szCs w:val="24"/>
          <w:lang w:val="en-US"/>
        </w:rPr>
        <w:t>gravitational acceleration, air viscosity, and density contrasts between spores and air. Resulting velocity estimates were normalized by dividing each species’ value by the across-species mean, yielding a dimensionless metric of relative settling velocity (mean = 1.0)</w:t>
      </w:r>
      <w:r w:rsidR="00F95CEA" w:rsidRPr="00120F42">
        <w:rPr>
          <w:sz w:val="24"/>
          <w:szCs w:val="24"/>
          <w:lang w:val="en-US"/>
        </w:rPr>
        <w:t>.</w:t>
      </w:r>
      <w:r w:rsidRPr="00120F42">
        <w:rPr>
          <w:sz w:val="24"/>
          <w:szCs w:val="24"/>
          <w:lang w:val="en-US"/>
        </w:rPr>
        <w:t xml:space="preserve"> </w:t>
      </w:r>
      <w:r w:rsidR="00F95CEA" w:rsidRPr="00120F42">
        <w:rPr>
          <w:sz w:val="24"/>
          <w:szCs w:val="24"/>
          <w:lang w:val="en-US"/>
        </w:rPr>
        <w:t xml:space="preserve">The metric </w:t>
      </w:r>
      <w:r w:rsidRPr="00120F42">
        <w:rPr>
          <w:sz w:val="24"/>
          <w:szCs w:val="24"/>
          <w:lang w:val="en-US"/>
        </w:rPr>
        <w:t>facilitates comparison</w:t>
      </w:r>
      <w:r w:rsidR="00F95CEA" w:rsidRPr="00120F42">
        <w:rPr>
          <w:sz w:val="24"/>
          <w:szCs w:val="24"/>
          <w:lang w:val="en-US"/>
        </w:rPr>
        <w:t>s</w:t>
      </w:r>
      <w:r w:rsidRPr="00120F42">
        <w:rPr>
          <w:sz w:val="24"/>
          <w:szCs w:val="24"/>
          <w:lang w:val="en-US"/>
        </w:rPr>
        <w:t xml:space="preserve"> among species while removing</w:t>
      </w:r>
      <w:r w:rsidR="00F95CEA" w:rsidRPr="00120F42">
        <w:rPr>
          <w:sz w:val="24"/>
          <w:szCs w:val="24"/>
          <w:lang w:val="en-US"/>
        </w:rPr>
        <w:t xml:space="preserve"> any</w:t>
      </w:r>
      <w:r w:rsidRPr="00120F42">
        <w:rPr>
          <w:sz w:val="24"/>
          <w:szCs w:val="24"/>
          <w:lang w:val="en-US"/>
        </w:rPr>
        <w:t xml:space="preserve"> dependence on unknown or constant physical parameters.</w:t>
      </w:r>
    </w:p>
    <w:p w14:paraId="4AA2603B" w14:textId="164379A8" w:rsidR="00D25CCD" w:rsidRPr="00120F42" w:rsidRDefault="005C5AD8" w:rsidP="51DC11E3">
      <w:pPr>
        <w:spacing w:line="480" w:lineRule="auto"/>
        <w:rPr>
          <w:sz w:val="24"/>
          <w:szCs w:val="24"/>
          <w:lang w:val="en-US"/>
        </w:rPr>
      </w:pPr>
      <w:r w:rsidRPr="00120F42">
        <w:rPr>
          <w:sz w:val="24"/>
          <w:szCs w:val="24"/>
        </w:rPr>
        <w:tab/>
      </w:r>
      <w:r w:rsidRPr="00120F42">
        <w:rPr>
          <w:sz w:val="24"/>
          <w:szCs w:val="24"/>
          <w:lang w:val="en-US"/>
        </w:rPr>
        <w:t xml:space="preserve">We visualized the distribution of normalized terminal velocities across species using a histogram and </w:t>
      </w:r>
      <w:r w:rsidR="00F95CEA" w:rsidRPr="00120F42">
        <w:rPr>
          <w:sz w:val="24"/>
          <w:szCs w:val="24"/>
          <w:lang w:val="en-US"/>
        </w:rPr>
        <w:t xml:space="preserve">explored </w:t>
      </w:r>
      <w:r w:rsidRPr="00120F42">
        <w:rPr>
          <w:sz w:val="24"/>
          <w:szCs w:val="24"/>
          <w:lang w:val="en-US"/>
        </w:rPr>
        <w:t xml:space="preserve">its relationship with spore shape variation </w:t>
      </w:r>
      <w:r w:rsidR="00F95CEA" w:rsidRPr="00120F42">
        <w:rPr>
          <w:sz w:val="24"/>
          <w:szCs w:val="24"/>
          <w:lang w:val="en-US"/>
        </w:rPr>
        <w:t>using</w:t>
      </w:r>
      <w:r w:rsidRPr="00120F42">
        <w:rPr>
          <w:sz w:val="24"/>
          <w:szCs w:val="24"/>
          <w:lang w:val="en-US"/>
        </w:rPr>
        <w:t xml:space="preserve"> principal component 1 (PC1). We evaluated </w:t>
      </w:r>
      <w:r w:rsidR="00F95CEA" w:rsidRPr="00120F42">
        <w:rPr>
          <w:sz w:val="24"/>
          <w:szCs w:val="24"/>
          <w:lang w:val="en-US"/>
        </w:rPr>
        <w:t xml:space="preserve">the </w:t>
      </w:r>
      <w:r w:rsidRPr="00120F42">
        <w:rPr>
          <w:sz w:val="24"/>
          <w:szCs w:val="24"/>
          <w:lang w:val="en-US"/>
        </w:rPr>
        <w:t>relationship</w:t>
      </w:r>
      <w:r w:rsidR="00F95CEA" w:rsidRPr="00120F42">
        <w:rPr>
          <w:sz w:val="24"/>
          <w:szCs w:val="24"/>
          <w:lang w:val="en-US"/>
        </w:rPr>
        <w:t xml:space="preserve"> </w:t>
      </w:r>
      <w:r w:rsidRPr="00120F42">
        <w:rPr>
          <w:sz w:val="24"/>
          <w:szCs w:val="24"/>
          <w:lang w:val="en-US"/>
        </w:rPr>
        <w:t xml:space="preserve">using </w:t>
      </w:r>
      <w:r w:rsidR="00F95CEA" w:rsidRPr="00120F42">
        <w:rPr>
          <w:sz w:val="24"/>
          <w:szCs w:val="24"/>
          <w:lang w:val="en-US"/>
        </w:rPr>
        <w:t xml:space="preserve">a </w:t>
      </w:r>
      <w:r w:rsidRPr="00120F42">
        <w:rPr>
          <w:sz w:val="24"/>
          <w:szCs w:val="24"/>
          <w:lang w:val="en-US"/>
        </w:rPr>
        <w:t xml:space="preserve">least-squares linear regression of species mean PC1 against normalized terminal velocity. Pearson’s </w:t>
      </w:r>
      <w:r w:rsidRPr="00120F42">
        <w:rPr>
          <w:sz w:val="24"/>
          <w:szCs w:val="24"/>
          <w:lang w:val="en-US"/>
        </w:rPr>
        <w:lastRenderedPageBreak/>
        <w:t>correlation coefficient (r) and the coefficient of determination (</w:t>
      </w:r>
      <w:r w:rsidR="004D6F25" w:rsidRPr="00120F42">
        <w:rPr>
          <w:sz w:val="24"/>
          <w:szCs w:val="24"/>
          <w:lang w:val="en-US"/>
        </w:rPr>
        <w:t>r</w:t>
      </w:r>
      <w:r w:rsidRPr="00120F42">
        <w:rPr>
          <w:sz w:val="24"/>
          <w:szCs w:val="24"/>
          <w:lang w:val="en-US"/>
        </w:rPr>
        <w:t xml:space="preserve">²) were used to summarize effect size. </w:t>
      </w:r>
    </w:p>
    <w:p w14:paraId="207A7892" w14:textId="3DF52D00" w:rsidR="00D25CCD" w:rsidRPr="00120F42" w:rsidRDefault="51DC11E3" w:rsidP="51DC11E3">
      <w:pPr>
        <w:spacing w:line="480" w:lineRule="auto"/>
        <w:ind w:firstLine="720"/>
        <w:rPr>
          <w:sz w:val="24"/>
          <w:szCs w:val="24"/>
          <w:lang w:val="en-US"/>
        </w:rPr>
      </w:pPr>
      <w:r w:rsidRPr="00120F42">
        <w:rPr>
          <w:sz w:val="24"/>
          <w:szCs w:val="24"/>
          <w:lang w:val="en-US"/>
        </w:rPr>
        <w:t xml:space="preserve">Real spores may depart from </w:t>
      </w:r>
      <w:r w:rsidR="00F95CEA" w:rsidRPr="00120F42">
        <w:rPr>
          <w:sz w:val="24"/>
          <w:szCs w:val="24"/>
          <w:lang w:val="en-US"/>
        </w:rPr>
        <w:t xml:space="preserve">our model’s </w:t>
      </w:r>
      <w:r w:rsidRPr="00120F42">
        <w:rPr>
          <w:sz w:val="24"/>
          <w:szCs w:val="24"/>
          <w:lang w:val="en-US"/>
        </w:rPr>
        <w:t>assumptions because of</w:t>
      </w:r>
      <w:r w:rsidR="00F95CEA" w:rsidRPr="00120F42">
        <w:rPr>
          <w:sz w:val="24"/>
          <w:szCs w:val="24"/>
          <w:lang w:val="en-US"/>
        </w:rPr>
        <w:t xml:space="preserve"> their</w:t>
      </w:r>
      <w:r w:rsidRPr="00120F42">
        <w:rPr>
          <w:sz w:val="24"/>
          <w:szCs w:val="24"/>
          <w:lang w:val="en-US"/>
        </w:rPr>
        <w:t xml:space="preserve"> irregular shapes, variable settling orientations</w:t>
      </w:r>
      <w:commentRangeStart w:id="79"/>
      <w:commentRangeStart w:id="80"/>
      <w:commentRangeStart w:id="81"/>
      <w:r w:rsidR="004D6F25" w:rsidRPr="00120F42">
        <w:rPr>
          <w:sz w:val="24"/>
          <w:szCs w:val="24"/>
          <w:lang w:val="en-US"/>
        </w:rPr>
        <w:t>,</w:t>
      </w:r>
      <w:commentRangeEnd w:id="79"/>
      <w:r w:rsidR="004D6F25" w:rsidRPr="00120F42">
        <w:rPr>
          <w:rStyle w:val="CommentReference"/>
          <w:sz w:val="24"/>
          <w:szCs w:val="24"/>
          <w:lang w:val="en-US"/>
        </w:rPr>
        <w:commentReference w:id="79"/>
      </w:r>
      <w:commentRangeEnd w:id="80"/>
      <w:r w:rsidRPr="00120F42">
        <w:rPr>
          <w:rStyle w:val="CommentReference"/>
          <w:sz w:val="24"/>
          <w:szCs w:val="24"/>
          <w:lang w:val="en-US"/>
        </w:rPr>
        <w:commentReference w:id="80"/>
      </w:r>
      <w:commentRangeEnd w:id="81"/>
      <w:r w:rsidR="00D15122" w:rsidRPr="00120F42">
        <w:rPr>
          <w:rStyle w:val="CommentReference"/>
          <w:sz w:val="24"/>
          <w:szCs w:val="24"/>
          <w:lang w:val="en-US"/>
        </w:rPr>
        <w:commentReference w:id="81"/>
      </w:r>
      <w:r w:rsidRPr="00120F42">
        <w:rPr>
          <w:sz w:val="24"/>
          <w:szCs w:val="24"/>
          <w:lang w:val="en-US"/>
        </w:rPr>
        <w:t xml:space="preserve"> turbulence, or boundary</w:t>
      </w:r>
      <w:r w:rsidR="00F95CEA" w:rsidRPr="00120F42">
        <w:rPr>
          <w:sz w:val="24"/>
          <w:szCs w:val="24"/>
          <w:lang w:val="en-US"/>
        </w:rPr>
        <w:t xml:space="preserve"> </w:t>
      </w:r>
      <w:r w:rsidRPr="00120F42">
        <w:rPr>
          <w:sz w:val="24"/>
          <w:szCs w:val="24"/>
          <w:lang w:val="en-US"/>
        </w:rPr>
        <w:t xml:space="preserve">layer dynamics. </w:t>
      </w:r>
      <w:r w:rsidR="00F95CEA" w:rsidRPr="00120F42">
        <w:rPr>
          <w:sz w:val="24"/>
          <w:szCs w:val="24"/>
          <w:lang w:val="en-US"/>
        </w:rPr>
        <w:t>Our</w:t>
      </w:r>
      <w:r w:rsidRPr="00120F42">
        <w:rPr>
          <w:sz w:val="24"/>
          <w:szCs w:val="24"/>
          <w:lang w:val="en-US"/>
        </w:rPr>
        <w:t xml:space="preserve"> metric should be</w:t>
      </w:r>
      <w:r w:rsidR="00F95CEA" w:rsidRPr="00120F42">
        <w:rPr>
          <w:sz w:val="24"/>
          <w:szCs w:val="24"/>
          <w:lang w:val="en-US"/>
        </w:rPr>
        <w:t xml:space="preserve"> conservatively</w:t>
      </w:r>
      <w:r w:rsidRPr="00120F42">
        <w:rPr>
          <w:sz w:val="24"/>
          <w:szCs w:val="24"/>
          <w:lang w:val="en-US"/>
        </w:rPr>
        <w:t xml:space="preserve"> interpreted as a comparative index of relative settling potential rather than a physical estimate of absolute aerodynamic </w:t>
      </w:r>
      <w:commentRangeStart w:id="82"/>
      <w:r w:rsidRPr="00120F42">
        <w:rPr>
          <w:sz w:val="24"/>
          <w:szCs w:val="24"/>
          <w:lang w:val="en-US"/>
        </w:rPr>
        <w:t>performance</w:t>
      </w:r>
      <w:commentRangeEnd w:id="82"/>
      <w:r w:rsidR="00D15122" w:rsidRPr="00120F42">
        <w:rPr>
          <w:rStyle w:val="CommentReference"/>
          <w:sz w:val="24"/>
          <w:szCs w:val="24"/>
          <w:lang w:val="en-US"/>
        </w:rPr>
        <w:commentReference w:id="82"/>
      </w:r>
      <w:r w:rsidRPr="00120F42">
        <w:rPr>
          <w:sz w:val="24"/>
          <w:szCs w:val="24"/>
          <w:lang w:val="en-US"/>
        </w:rPr>
        <w:t>.</w:t>
      </w:r>
    </w:p>
    <w:p w14:paraId="60061E4C" w14:textId="77777777" w:rsidR="00D25CCD" w:rsidRPr="00120F42" w:rsidRDefault="00D25CCD">
      <w:pPr>
        <w:spacing w:line="480" w:lineRule="auto"/>
        <w:rPr>
          <w:sz w:val="24"/>
          <w:szCs w:val="24"/>
        </w:rPr>
      </w:pPr>
    </w:p>
    <w:p w14:paraId="35724B83" w14:textId="77777777" w:rsidR="00D25CCD" w:rsidRPr="00120F42" w:rsidRDefault="005C5AD8">
      <w:pPr>
        <w:spacing w:line="480" w:lineRule="auto"/>
        <w:rPr>
          <w:b/>
          <w:bCs/>
          <w:sz w:val="24"/>
          <w:szCs w:val="24"/>
        </w:rPr>
      </w:pPr>
      <w:r w:rsidRPr="00120F42">
        <w:rPr>
          <w:b/>
          <w:bCs/>
          <w:sz w:val="24"/>
          <w:szCs w:val="24"/>
        </w:rPr>
        <w:t>RESULTS</w:t>
      </w:r>
    </w:p>
    <w:p w14:paraId="0AD82FAA" w14:textId="77777777" w:rsidR="00D25CCD" w:rsidRPr="00120F42" w:rsidRDefault="51DC11E3" w:rsidP="51DC11E3">
      <w:pPr>
        <w:pStyle w:val="Heading3"/>
        <w:keepNext w:val="0"/>
        <w:keepLines w:val="0"/>
        <w:spacing w:before="0" w:after="0" w:line="480" w:lineRule="auto"/>
        <w:rPr>
          <w:i/>
          <w:iCs/>
          <w:color w:val="000000"/>
          <w:sz w:val="24"/>
          <w:szCs w:val="24"/>
          <w:lang w:val="en-US"/>
        </w:rPr>
      </w:pPr>
      <w:bookmarkStart w:id="83" w:name="_5hkna4natiri"/>
      <w:bookmarkEnd w:id="83"/>
      <w:r w:rsidRPr="00120F42">
        <w:rPr>
          <w:i/>
          <w:iCs/>
          <w:color w:val="000000" w:themeColor="text1"/>
          <w:sz w:val="24"/>
          <w:szCs w:val="24"/>
          <w:lang w:val="en-US"/>
        </w:rPr>
        <w:t>Spore morphospace is dominated by a single elongate–globose axis. —</w:t>
      </w:r>
    </w:p>
    <w:p w14:paraId="57D1FDB9" w14:textId="47365637" w:rsidR="00D25CCD" w:rsidRPr="00120F42" w:rsidRDefault="51DC11E3" w:rsidP="51DC11E3">
      <w:pPr>
        <w:spacing w:line="480" w:lineRule="auto"/>
        <w:rPr>
          <w:noProof/>
          <w:sz w:val="24"/>
          <w:szCs w:val="24"/>
        </w:rPr>
      </w:pPr>
      <w:r w:rsidRPr="00120F42">
        <w:rPr>
          <w:sz w:val="24"/>
          <w:szCs w:val="24"/>
          <w:lang w:val="en-US"/>
        </w:rPr>
        <w:t xml:space="preserve">Across </w:t>
      </w:r>
      <w:r w:rsidRPr="00120F42">
        <w:rPr>
          <w:i/>
          <w:iCs/>
          <w:sz w:val="24"/>
          <w:szCs w:val="24"/>
          <w:lang w:val="en-US"/>
        </w:rPr>
        <w:t>Amanita</w:t>
      </w:r>
      <w:r w:rsidRPr="00120F42">
        <w:rPr>
          <w:sz w:val="24"/>
          <w:szCs w:val="24"/>
          <w:lang w:val="en-US"/>
        </w:rPr>
        <w:t xml:space="preserve">, most interspecific diversity in the shape of spores was explained by a single principal component. PC1 captured 84.6% of the total variation in the shape of </w:t>
      </w:r>
      <w:r w:rsidR="0078729B" w:rsidRPr="00120F42">
        <w:rPr>
          <w:sz w:val="24"/>
          <w:szCs w:val="24"/>
          <w:lang w:val="en-US"/>
        </w:rPr>
        <w:t xml:space="preserve">their </w:t>
      </w:r>
      <w:r w:rsidRPr="00120F42">
        <w:rPr>
          <w:sz w:val="24"/>
          <w:szCs w:val="24"/>
          <w:lang w:val="en-US"/>
        </w:rPr>
        <w:t xml:space="preserve">outlines and described a continuum from elongate to globose morphologies (FIG. 3). Negative PC1 scores correspond to more elongate spores and positive scores to more globose spores. PC1 was significantly but modestly correlated with estimated spore volume </w:t>
      </w:r>
      <w:commentRangeStart w:id="84"/>
      <w:r w:rsidRPr="00120F42">
        <w:rPr>
          <w:sz w:val="24"/>
          <w:szCs w:val="24"/>
          <w:lang w:val="en-US"/>
        </w:rPr>
        <w:t>(r = 0.</w:t>
      </w:r>
      <w:r w:rsidR="008C05CC" w:rsidRPr="00120F42">
        <w:rPr>
          <w:sz w:val="24"/>
          <w:szCs w:val="24"/>
          <w:lang w:val="en-US"/>
        </w:rPr>
        <w:t>31,</w:t>
      </w:r>
      <w:r w:rsidR="00E75140" w:rsidRPr="00120F42">
        <w:rPr>
          <w:sz w:val="24"/>
          <w:szCs w:val="24"/>
          <w:lang w:val="en-US"/>
        </w:rPr>
        <w:t xml:space="preserve"> </w:t>
      </w:r>
      <w:r w:rsidR="008C05CC" w:rsidRPr="00120F42">
        <w:rPr>
          <w:sz w:val="24"/>
          <w:szCs w:val="24"/>
          <w:lang w:val="en-US"/>
        </w:rPr>
        <w:t>r² = 0.10</w:t>
      </w:r>
      <w:r w:rsidRPr="00120F42">
        <w:rPr>
          <w:sz w:val="24"/>
          <w:szCs w:val="24"/>
          <w:lang w:val="en-US"/>
        </w:rPr>
        <w:t xml:space="preserve">; p </w:t>
      </w:r>
      <w:r w:rsidR="008C05CC" w:rsidRPr="00120F42">
        <w:rPr>
          <w:sz w:val="24"/>
          <w:szCs w:val="24"/>
          <w:lang w:val="en-US"/>
        </w:rPr>
        <w:t>&lt;</w:t>
      </w:r>
      <w:r w:rsidRPr="00120F42">
        <w:rPr>
          <w:sz w:val="24"/>
          <w:szCs w:val="24"/>
          <w:lang w:val="en-US"/>
        </w:rPr>
        <w:t xml:space="preserve"> 0.</w:t>
      </w:r>
      <w:commentRangeStart w:id="85"/>
      <w:commentRangeStart w:id="86"/>
      <w:r w:rsidRPr="00120F42">
        <w:rPr>
          <w:sz w:val="24"/>
          <w:szCs w:val="24"/>
          <w:lang w:val="en-US"/>
        </w:rPr>
        <w:t>0</w:t>
      </w:r>
      <w:commentRangeEnd w:id="85"/>
      <w:r w:rsidR="0078729B" w:rsidRPr="00120F42">
        <w:rPr>
          <w:rStyle w:val="CommentReference"/>
          <w:sz w:val="24"/>
          <w:szCs w:val="24"/>
          <w:lang w:val="en-US"/>
        </w:rPr>
        <w:commentReference w:id="85"/>
      </w:r>
      <w:commentRangeEnd w:id="86"/>
      <w:r w:rsidRPr="00120F42">
        <w:rPr>
          <w:rStyle w:val="CommentReference"/>
          <w:sz w:val="24"/>
          <w:szCs w:val="24"/>
          <w:lang w:val="en-US"/>
        </w:rPr>
        <w:commentReference w:id="86"/>
      </w:r>
      <w:r w:rsidR="008C05CC" w:rsidRPr="00120F42">
        <w:rPr>
          <w:sz w:val="24"/>
          <w:szCs w:val="24"/>
          <w:lang w:val="en-US"/>
        </w:rPr>
        <w:t>01</w:t>
      </w:r>
      <w:r w:rsidRPr="00120F42">
        <w:rPr>
          <w:sz w:val="24"/>
          <w:szCs w:val="24"/>
          <w:lang w:val="en-US"/>
        </w:rPr>
        <w:t>)</w:t>
      </w:r>
      <w:commentRangeEnd w:id="84"/>
      <w:r w:rsidR="008C05CC" w:rsidRPr="00120F42">
        <w:rPr>
          <w:rStyle w:val="CommentReference"/>
          <w:sz w:val="24"/>
          <w:szCs w:val="24"/>
          <w:lang w:val="en-US"/>
        </w:rPr>
        <w:commentReference w:id="84"/>
      </w:r>
      <w:r w:rsidRPr="00120F42">
        <w:rPr>
          <w:sz w:val="24"/>
          <w:szCs w:val="24"/>
          <w:lang w:val="en-US"/>
        </w:rPr>
        <w:t xml:space="preserve">. </w:t>
      </w:r>
      <w:r w:rsidR="00BB13FD" w:rsidRPr="00BB13FD">
        <w:rPr>
          <w:sz w:val="24"/>
          <w:szCs w:val="24"/>
          <w:lang w:val="en-US"/>
        </w:rPr>
        <w:t>Elongate spores occurred only among the smaller-volume species in our dataset</w:t>
      </w:r>
      <w:r w:rsidRPr="00120F42">
        <w:rPr>
          <w:sz w:val="24"/>
          <w:szCs w:val="24"/>
          <w:lang w:val="en-US"/>
        </w:rPr>
        <w:t xml:space="preserve"> while large spores appear constrained to a more globose shape</w:t>
      </w:r>
      <w:r w:rsidR="0078729B" w:rsidRPr="00120F42">
        <w:rPr>
          <w:sz w:val="24"/>
          <w:szCs w:val="24"/>
          <w:lang w:val="en-US"/>
        </w:rPr>
        <w:t>,</w:t>
      </w:r>
      <w:r w:rsidRPr="00120F42">
        <w:rPr>
          <w:sz w:val="24"/>
          <w:szCs w:val="24"/>
          <w:lang w:val="en-US"/>
        </w:rPr>
        <w:t xml:space="preserve"> </w:t>
      </w:r>
      <w:r w:rsidR="0078729B" w:rsidRPr="00120F42">
        <w:rPr>
          <w:sz w:val="24"/>
          <w:szCs w:val="24"/>
          <w:lang w:val="en-US"/>
        </w:rPr>
        <w:t xml:space="preserve">but </w:t>
      </w:r>
      <w:r w:rsidRPr="00120F42">
        <w:rPr>
          <w:sz w:val="24"/>
          <w:szCs w:val="24"/>
          <w:lang w:val="en-US"/>
        </w:rPr>
        <w:t xml:space="preserve">small spores appear to be both elongate and globose (FIG. 3). </w:t>
      </w:r>
      <w:r w:rsidR="00BB13FD">
        <w:rPr>
          <w:sz w:val="24"/>
          <w:szCs w:val="24"/>
          <w:lang w:val="en-US"/>
        </w:rPr>
        <w:t>T</w:t>
      </w:r>
      <w:r w:rsidRPr="00120F42">
        <w:rPr>
          <w:sz w:val="24"/>
          <w:szCs w:val="24"/>
          <w:lang w:val="en-US"/>
        </w:rPr>
        <w:t xml:space="preserve">he </w:t>
      </w:r>
      <w:r w:rsidR="00674F8C">
        <w:rPr>
          <w:sz w:val="24"/>
          <w:szCs w:val="24"/>
          <w:lang w:val="en-US"/>
        </w:rPr>
        <w:t>four</w:t>
      </w:r>
      <w:r w:rsidRPr="00120F42">
        <w:rPr>
          <w:sz w:val="24"/>
          <w:szCs w:val="24"/>
          <w:lang w:val="en-US"/>
        </w:rPr>
        <w:t xml:space="preserve"> taxa with the lowest PC1 score (i.e. the most “elongate” taxa: </w:t>
      </w:r>
      <w:r w:rsidRPr="00120F42">
        <w:rPr>
          <w:i/>
          <w:iCs/>
          <w:sz w:val="24"/>
          <w:szCs w:val="24"/>
          <w:lang w:val="en-US"/>
        </w:rPr>
        <w:t>A. alliacea</w:t>
      </w:r>
      <w:r w:rsidRPr="00120F42">
        <w:rPr>
          <w:sz w:val="24"/>
          <w:szCs w:val="24"/>
          <w:lang w:val="en-US"/>
        </w:rPr>
        <w:t xml:space="preserve">, </w:t>
      </w:r>
      <w:r w:rsidRPr="00120F42">
        <w:rPr>
          <w:i/>
          <w:iCs/>
          <w:sz w:val="24"/>
          <w:szCs w:val="24"/>
          <w:lang w:val="en-US"/>
        </w:rPr>
        <w:t>A. roanokensis</w:t>
      </w:r>
      <w:r w:rsidRPr="00120F42">
        <w:rPr>
          <w:sz w:val="24"/>
          <w:szCs w:val="24"/>
          <w:lang w:val="en-US"/>
        </w:rPr>
        <w:t xml:space="preserve">, </w:t>
      </w:r>
      <w:r w:rsidRPr="00120F42">
        <w:rPr>
          <w:i/>
          <w:iCs/>
          <w:sz w:val="24"/>
          <w:szCs w:val="24"/>
          <w:lang w:val="en-US"/>
        </w:rPr>
        <w:t>A. inodora</w:t>
      </w:r>
      <w:r w:rsidRPr="00120F42">
        <w:rPr>
          <w:sz w:val="24"/>
          <w:szCs w:val="24"/>
          <w:lang w:val="en-US"/>
        </w:rPr>
        <w:t xml:space="preserve">, and </w:t>
      </w:r>
      <w:r w:rsidRPr="00120F42">
        <w:rPr>
          <w:i/>
          <w:iCs/>
          <w:sz w:val="24"/>
          <w:szCs w:val="24"/>
          <w:lang w:val="en-US"/>
        </w:rPr>
        <w:t>A. rhoadsii</w:t>
      </w:r>
      <w:r w:rsidRPr="00120F42">
        <w:rPr>
          <w:sz w:val="24"/>
          <w:szCs w:val="24"/>
          <w:lang w:val="en-US"/>
        </w:rPr>
        <w:t xml:space="preserve">) </w:t>
      </w:r>
      <w:r w:rsidR="00D15122">
        <w:rPr>
          <w:sz w:val="24"/>
          <w:szCs w:val="24"/>
          <w:lang w:val="en-US"/>
        </w:rPr>
        <w:t xml:space="preserve">are </w:t>
      </w:r>
      <w:r w:rsidRPr="00120F42">
        <w:rPr>
          <w:sz w:val="24"/>
          <w:szCs w:val="24"/>
          <w:lang w:val="en-US"/>
        </w:rPr>
        <w:t xml:space="preserve">not monophyletic and </w:t>
      </w:r>
      <w:r w:rsidR="0078729B" w:rsidRPr="00120F42">
        <w:rPr>
          <w:sz w:val="24"/>
          <w:szCs w:val="24"/>
          <w:lang w:val="en-US"/>
        </w:rPr>
        <w:t xml:space="preserve">all of them </w:t>
      </w:r>
      <w:r w:rsidRPr="00120F42">
        <w:rPr>
          <w:sz w:val="24"/>
          <w:szCs w:val="24"/>
          <w:lang w:val="en-US"/>
        </w:rPr>
        <w:t xml:space="preserve">are found in the coastal regions of the southern and eastern United </w:t>
      </w:r>
      <w:commentRangeStart w:id="87"/>
      <w:r w:rsidRPr="00120F42">
        <w:rPr>
          <w:sz w:val="24"/>
          <w:szCs w:val="24"/>
          <w:lang w:val="en-US"/>
        </w:rPr>
        <w:t>States</w:t>
      </w:r>
      <w:commentRangeEnd w:id="87"/>
      <w:r w:rsidR="0078729B" w:rsidRPr="00120F42">
        <w:rPr>
          <w:rStyle w:val="CommentReference"/>
          <w:sz w:val="24"/>
          <w:szCs w:val="24"/>
          <w:lang w:val="en-US"/>
        </w:rPr>
        <w:commentReference w:id="87"/>
      </w:r>
      <w:r w:rsidRPr="00120F42">
        <w:rPr>
          <w:sz w:val="24"/>
          <w:szCs w:val="24"/>
          <w:lang w:val="en-US"/>
        </w:rPr>
        <w:t>.</w:t>
      </w:r>
    </w:p>
    <w:p w14:paraId="30959AA6" w14:textId="77777777" w:rsidR="008C05CC" w:rsidRPr="00120F42" w:rsidRDefault="008C05CC" w:rsidP="51DC11E3">
      <w:pPr>
        <w:spacing w:line="480" w:lineRule="auto"/>
        <w:rPr>
          <w:noProof/>
          <w:sz w:val="24"/>
          <w:szCs w:val="24"/>
        </w:rPr>
      </w:pPr>
    </w:p>
    <w:p w14:paraId="30FAF459" w14:textId="0D3F5932" w:rsidR="008C05CC" w:rsidRPr="00120F42" w:rsidRDefault="008C05CC" w:rsidP="51DC11E3">
      <w:pPr>
        <w:spacing w:line="480" w:lineRule="auto"/>
        <w:rPr>
          <w:sz w:val="24"/>
          <w:szCs w:val="24"/>
          <w:lang w:val="en-US"/>
        </w:rPr>
      </w:pPr>
      <w:r w:rsidRPr="00120F42">
        <w:rPr>
          <w:noProof/>
          <w:sz w:val="24"/>
          <w:szCs w:val="24"/>
          <w:lang w:val="en-US"/>
        </w:rPr>
        <w:lastRenderedPageBreak/>
        <w:drawing>
          <wp:inline distT="0" distB="0" distL="0" distR="0" wp14:anchorId="524D977F" wp14:editId="373CBC8E">
            <wp:extent cx="3286125" cy="8909277"/>
            <wp:effectExtent l="0" t="0" r="0" b="6350"/>
            <wp:docPr id="68107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7672" name=""/>
                    <pic:cNvPicPr/>
                  </pic:nvPicPr>
                  <pic:blipFill>
                    <a:blip r:embed="rId70"/>
                    <a:stretch>
                      <a:fillRect/>
                    </a:stretch>
                  </pic:blipFill>
                  <pic:spPr>
                    <a:xfrm>
                      <a:off x="0" y="0"/>
                      <a:ext cx="3287767" cy="8913729"/>
                    </a:xfrm>
                    <a:prstGeom prst="rect">
                      <a:avLst/>
                    </a:prstGeom>
                  </pic:spPr>
                </pic:pic>
              </a:graphicData>
            </a:graphic>
          </wp:inline>
        </w:drawing>
      </w:r>
    </w:p>
    <w:p w14:paraId="44EAFD9C" w14:textId="77777777" w:rsidR="00D25CCD" w:rsidRPr="00120F42" w:rsidRDefault="00D25CCD">
      <w:pPr>
        <w:pStyle w:val="Heading3"/>
        <w:keepNext w:val="0"/>
        <w:keepLines w:val="0"/>
        <w:spacing w:before="0" w:after="0" w:line="480" w:lineRule="auto"/>
        <w:rPr>
          <w:i/>
          <w:iCs/>
          <w:color w:val="000000"/>
          <w:sz w:val="24"/>
          <w:szCs w:val="24"/>
        </w:rPr>
      </w:pPr>
      <w:bookmarkStart w:id="88" w:name="_lxaql0p8xs9t" w:colFirst="0" w:colLast="0"/>
      <w:bookmarkEnd w:id="88"/>
    </w:p>
    <w:p w14:paraId="54F7EEEA" w14:textId="50B57B8B" w:rsidR="00D25CCD" w:rsidRPr="00120F42" w:rsidRDefault="2571CB0F" w:rsidP="2571CB0F">
      <w:pPr>
        <w:pStyle w:val="Heading3"/>
        <w:keepNext w:val="0"/>
        <w:keepLines w:val="0"/>
        <w:spacing w:before="0" w:after="0" w:line="480" w:lineRule="auto"/>
        <w:rPr>
          <w:i/>
          <w:iCs/>
          <w:color w:val="000000"/>
          <w:sz w:val="24"/>
          <w:szCs w:val="24"/>
          <w:lang w:val="en-US"/>
        </w:rPr>
      </w:pPr>
      <w:bookmarkStart w:id="89" w:name="_hseahwwuw13r"/>
      <w:bookmarkEnd w:id="89"/>
      <w:r w:rsidRPr="00120F42">
        <w:rPr>
          <w:i/>
          <w:iCs/>
          <w:color w:val="000000" w:themeColor="text1"/>
          <w:sz w:val="24"/>
          <w:szCs w:val="24"/>
          <w:lang w:val="en-US"/>
        </w:rPr>
        <w:t>Trophic mode explains little variation in spore shape</w:t>
      </w:r>
      <w:r w:rsidR="00C74CF5">
        <w:rPr>
          <w:i/>
          <w:iCs/>
          <w:color w:val="000000" w:themeColor="text1"/>
          <w:sz w:val="24"/>
          <w:szCs w:val="24"/>
          <w:lang w:val="en-US"/>
        </w:rPr>
        <w:t xml:space="preserve"> and volume</w:t>
      </w:r>
      <w:r w:rsidRPr="00120F42">
        <w:rPr>
          <w:i/>
          <w:iCs/>
          <w:color w:val="000000" w:themeColor="text1"/>
          <w:sz w:val="24"/>
          <w:szCs w:val="24"/>
          <w:lang w:val="en-US"/>
        </w:rPr>
        <w:t>. —</w:t>
      </w:r>
    </w:p>
    <w:p w14:paraId="6A7987A9" w14:textId="0A4C9BF7" w:rsidR="00D25CCD" w:rsidRPr="00120F42" w:rsidRDefault="0078729B" w:rsidP="51DC11E3">
      <w:pPr>
        <w:spacing w:line="480" w:lineRule="auto"/>
        <w:rPr>
          <w:sz w:val="24"/>
          <w:szCs w:val="24"/>
          <w:lang w:val="en-US"/>
        </w:rPr>
      </w:pPr>
      <w:r w:rsidRPr="00120F42">
        <w:rPr>
          <w:sz w:val="24"/>
          <w:szCs w:val="24"/>
          <w:lang w:val="en-US"/>
        </w:rPr>
        <w:t>If</w:t>
      </w:r>
      <w:r w:rsidR="51DC11E3" w:rsidRPr="00120F42">
        <w:rPr>
          <w:sz w:val="24"/>
          <w:szCs w:val="24"/>
          <w:lang w:val="en-US"/>
        </w:rPr>
        <w:t xml:space="preserve"> evolutionary history</w:t>
      </w:r>
      <w:r w:rsidRPr="00120F42">
        <w:rPr>
          <w:sz w:val="24"/>
          <w:szCs w:val="24"/>
          <w:lang w:val="en-US"/>
        </w:rPr>
        <w:t xml:space="preserve"> is ignored</w:t>
      </w:r>
      <w:r w:rsidR="51DC11E3" w:rsidRPr="00120F42">
        <w:rPr>
          <w:sz w:val="24"/>
          <w:szCs w:val="24"/>
          <w:lang w:val="en-US"/>
        </w:rPr>
        <w:t xml:space="preserve">, the ectomycorrhizal (EM) taxa show a modest tendency toward more elongate spores relative to saprotrophic and </w:t>
      </w:r>
      <w:r w:rsidRPr="00120F42">
        <w:rPr>
          <w:sz w:val="24"/>
          <w:szCs w:val="24"/>
          <w:lang w:val="en-US"/>
        </w:rPr>
        <w:t>the</w:t>
      </w:r>
      <w:r w:rsidR="51DC11E3" w:rsidRPr="00120F42">
        <w:rPr>
          <w:sz w:val="24"/>
          <w:szCs w:val="24"/>
          <w:lang w:val="en-US"/>
        </w:rPr>
        <w:t xml:space="preserve"> </w:t>
      </w:r>
      <w:r w:rsidRPr="00120F42">
        <w:rPr>
          <w:sz w:val="24"/>
          <w:szCs w:val="24"/>
          <w:lang w:val="en-US"/>
        </w:rPr>
        <w:t>“</w:t>
      </w:r>
      <w:r w:rsidR="51DC11E3" w:rsidRPr="00120F42">
        <w:rPr>
          <w:i/>
          <w:iCs/>
          <w:sz w:val="24"/>
          <w:szCs w:val="24"/>
          <w:lang w:val="en-US"/>
        </w:rPr>
        <w:t>A. inopinata</w:t>
      </w:r>
      <w:r w:rsidRPr="00120F42">
        <w:rPr>
          <w:sz w:val="24"/>
          <w:szCs w:val="24"/>
          <w:lang w:val="en-US"/>
        </w:rPr>
        <w:t>” clades</w:t>
      </w:r>
      <w:r w:rsidR="51DC11E3" w:rsidRPr="00120F42">
        <w:rPr>
          <w:sz w:val="24"/>
          <w:szCs w:val="24"/>
          <w:lang w:val="en-US"/>
        </w:rPr>
        <w:t xml:space="preserve">, but the difference </w:t>
      </w:r>
      <w:r w:rsidRPr="00120F42">
        <w:rPr>
          <w:sz w:val="24"/>
          <w:szCs w:val="24"/>
          <w:lang w:val="en-US"/>
        </w:rPr>
        <w:t xml:space="preserve">is </w:t>
      </w:r>
      <w:r w:rsidR="009C74B5">
        <w:rPr>
          <w:sz w:val="24"/>
          <w:szCs w:val="24"/>
          <w:lang w:val="en-US"/>
        </w:rPr>
        <w:t xml:space="preserve">minimal and not </w:t>
      </w:r>
      <w:commentRangeStart w:id="90"/>
      <w:r w:rsidR="009C74B5">
        <w:rPr>
          <w:sz w:val="24"/>
          <w:szCs w:val="24"/>
          <w:lang w:val="en-US"/>
        </w:rPr>
        <w:t>significant</w:t>
      </w:r>
      <w:commentRangeEnd w:id="90"/>
      <w:r w:rsidR="009C74B5" w:rsidRPr="00120F42">
        <w:rPr>
          <w:rStyle w:val="CommentReference"/>
          <w:sz w:val="24"/>
          <w:szCs w:val="24"/>
          <w:lang w:val="en-US"/>
        </w:rPr>
        <w:commentReference w:id="90"/>
      </w:r>
      <w:r w:rsidR="009C74B5" w:rsidRPr="00120F42">
        <w:rPr>
          <w:sz w:val="24"/>
          <w:szCs w:val="24"/>
          <w:lang w:val="en-US"/>
        </w:rPr>
        <w:t xml:space="preserve"> </w:t>
      </w:r>
      <w:r w:rsidR="51DC11E3" w:rsidRPr="00120F42">
        <w:rPr>
          <w:sz w:val="24"/>
          <w:szCs w:val="24"/>
          <w:lang w:val="en-US"/>
        </w:rPr>
        <w:t xml:space="preserve">(FIG. 4; p </w:t>
      </w:r>
      <w:r w:rsidR="008C05CC" w:rsidRPr="00120F42">
        <w:rPr>
          <w:sz w:val="24"/>
          <w:szCs w:val="24"/>
          <w:lang w:val="en-US"/>
        </w:rPr>
        <w:t>&gt;</w:t>
      </w:r>
      <w:r w:rsidR="51DC11E3" w:rsidRPr="00120F42">
        <w:rPr>
          <w:sz w:val="24"/>
          <w:szCs w:val="24"/>
          <w:lang w:val="en-US"/>
        </w:rPr>
        <w:t xml:space="preserve"> 0.</w:t>
      </w:r>
      <w:r w:rsidR="008C05CC" w:rsidRPr="00120F42">
        <w:rPr>
          <w:sz w:val="24"/>
          <w:szCs w:val="24"/>
          <w:lang w:val="en-US"/>
        </w:rPr>
        <w:t>05</w:t>
      </w:r>
      <w:r w:rsidR="51DC11E3" w:rsidRPr="00120F42">
        <w:rPr>
          <w:sz w:val="24"/>
          <w:szCs w:val="24"/>
          <w:lang w:val="en-US"/>
        </w:rPr>
        <w:t xml:space="preserve">). After accounting for the shared evolutionary history of </w:t>
      </w:r>
      <w:r w:rsidRPr="00120F42">
        <w:rPr>
          <w:sz w:val="24"/>
          <w:szCs w:val="24"/>
          <w:lang w:val="en-US"/>
        </w:rPr>
        <w:t xml:space="preserve">the </w:t>
      </w:r>
      <w:r w:rsidR="51DC11E3" w:rsidRPr="00120F42">
        <w:rPr>
          <w:sz w:val="24"/>
          <w:szCs w:val="24"/>
          <w:lang w:val="en-US"/>
        </w:rPr>
        <w:t xml:space="preserve">species, trophic mode explained little to none of the variation in PC1: a phylogenetic ANOVA detected no significant difference </w:t>
      </w:r>
      <w:r w:rsidRPr="00120F42">
        <w:rPr>
          <w:sz w:val="24"/>
          <w:szCs w:val="24"/>
          <w:lang w:val="en-US"/>
        </w:rPr>
        <w:t>among</w:t>
      </w:r>
      <w:r w:rsidR="51DC11E3" w:rsidRPr="00120F42">
        <w:rPr>
          <w:sz w:val="24"/>
          <w:szCs w:val="24"/>
          <w:lang w:val="en-US"/>
        </w:rPr>
        <w:t xml:space="preserve"> groups.</w:t>
      </w:r>
      <w:r w:rsidR="00C74CF5">
        <w:rPr>
          <w:sz w:val="24"/>
          <w:szCs w:val="24"/>
          <w:lang w:val="en-US"/>
        </w:rPr>
        <w:t xml:space="preserve"> </w:t>
      </w:r>
      <w:r w:rsidR="00C74CF5" w:rsidRPr="00C74CF5">
        <w:rPr>
          <w:sz w:val="24"/>
          <w:szCs w:val="24"/>
        </w:rPr>
        <w:t xml:space="preserve">Estimated spore volume also did not differ detectably among trophic groups </w:t>
      </w:r>
      <w:r w:rsidR="00C74CF5">
        <w:rPr>
          <w:sz w:val="24"/>
          <w:szCs w:val="24"/>
        </w:rPr>
        <w:t xml:space="preserve">before or </w:t>
      </w:r>
      <w:r w:rsidR="00C74CF5" w:rsidRPr="00C74CF5">
        <w:rPr>
          <w:sz w:val="24"/>
          <w:szCs w:val="24"/>
        </w:rPr>
        <w:t>after accounting for phylogenetic relationships</w:t>
      </w:r>
      <w:r w:rsidR="00C74CF5">
        <w:rPr>
          <w:sz w:val="24"/>
          <w:szCs w:val="24"/>
        </w:rPr>
        <w:t xml:space="preserve"> (p &gt; 0.05).</w:t>
      </w:r>
    </w:p>
    <w:p w14:paraId="4B94D5A5" w14:textId="738A5F07" w:rsidR="00D25CCD" w:rsidRPr="00120F42" w:rsidRDefault="00D25CCD">
      <w:pPr>
        <w:spacing w:line="480" w:lineRule="auto"/>
        <w:rPr>
          <w:noProof/>
          <w:sz w:val="24"/>
          <w:szCs w:val="24"/>
        </w:rPr>
      </w:pPr>
    </w:p>
    <w:p w14:paraId="718CE2B1" w14:textId="2CAE8213" w:rsidR="008C05CC" w:rsidRPr="00120F42" w:rsidRDefault="00E75140">
      <w:pPr>
        <w:spacing w:line="480" w:lineRule="auto"/>
        <w:rPr>
          <w:noProof/>
          <w:sz w:val="24"/>
          <w:szCs w:val="24"/>
        </w:rPr>
      </w:pPr>
      <w:r w:rsidRPr="00120F42">
        <w:rPr>
          <w:noProof/>
          <w:sz w:val="24"/>
          <w:szCs w:val="24"/>
        </w:rPr>
        <w:drawing>
          <wp:inline distT="0" distB="0" distL="0" distR="0" wp14:anchorId="3DC0E194" wp14:editId="3A71B7D8">
            <wp:extent cx="5943600" cy="4496435"/>
            <wp:effectExtent l="0" t="0" r="0" b="0"/>
            <wp:docPr id="39595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6630" name=""/>
                    <pic:cNvPicPr/>
                  </pic:nvPicPr>
                  <pic:blipFill>
                    <a:blip r:embed="rId71"/>
                    <a:stretch>
                      <a:fillRect/>
                    </a:stretch>
                  </pic:blipFill>
                  <pic:spPr>
                    <a:xfrm>
                      <a:off x="0" y="0"/>
                      <a:ext cx="5943600" cy="4496435"/>
                    </a:xfrm>
                    <a:prstGeom prst="rect">
                      <a:avLst/>
                    </a:prstGeom>
                  </pic:spPr>
                </pic:pic>
              </a:graphicData>
            </a:graphic>
          </wp:inline>
        </w:drawing>
      </w:r>
    </w:p>
    <w:p w14:paraId="58A513B2" w14:textId="77777777" w:rsidR="008C05CC" w:rsidRPr="00120F42" w:rsidRDefault="008C05CC">
      <w:pPr>
        <w:spacing w:line="480" w:lineRule="auto"/>
        <w:rPr>
          <w:sz w:val="24"/>
          <w:szCs w:val="24"/>
        </w:rPr>
      </w:pPr>
    </w:p>
    <w:p w14:paraId="383E9FC7" w14:textId="77777777" w:rsidR="00D25CCD" w:rsidRPr="00120F42" w:rsidRDefault="51DC11E3" w:rsidP="51DC11E3">
      <w:pPr>
        <w:pStyle w:val="Heading3"/>
        <w:keepNext w:val="0"/>
        <w:keepLines w:val="0"/>
        <w:spacing w:before="0" w:after="0" w:line="480" w:lineRule="auto"/>
        <w:rPr>
          <w:i/>
          <w:iCs/>
          <w:color w:val="000000"/>
          <w:sz w:val="24"/>
          <w:szCs w:val="24"/>
          <w:lang w:val="en-US"/>
        </w:rPr>
      </w:pPr>
      <w:bookmarkStart w:id="91" w:name="_bga9i23v6n7d"/>
      <w:bookmarkEnd w:id="91"/>
      <w:r w:rsidRPr="00120F42">
        <w:rPr>
          <w:i/>
          <w:iCs/>
          <w:color w:val="000000" w:themeColor="text1"/>
          <w:sz w:val="24"/>
          <w:szCs w:val="24"/>
          <w:lang w:val="en-US"/>
        </w:rPr>
        <w:t>Associations between shape and climate persist when shared evolutionary history is taken into account; volume appears unaffected by climate. —</w:t>
      </w:r>
    </w:p>
    <w:p w14:paraId="715DCC47" w14:textId="2AB95A31" w:rsidR="00D25CCD" w:rsidRPr="00120F42" w:rsidRDefault="51DC11E3" w:rsidP="51DC11E3">
      <w:pPr>
        <w:spacing w:line="480" w:lineRule="auto"/>
        <w:rPr>
          <w:sz w:val="24"/>
          <w:szCs w:val="24"/>
          <w:lang w:val="en-US"/>
        </w:rPr>
      </w:pPr>
      <w:r w:rsidRPr="00120F42">
        <w:rPr>
          <w:sz w:val="24"/>
          <w:szCs w:val="24"/>
          <w:lang w:val="en-US"/>
        </w:rPr>
        <w:t>While trophic mode explained little of the variation in PC1, we found that PC1 varied significantly with climatic context</w:t>
      </w:r>
      <w:r w:rsidR="00AF656B" w:rsidRPr="00120F42">
        <w:rPr>
          <w:sz w:val="24"/>
          <w:szCs w:val="24"/>
          <w:lang w:val="en-US"/>
        </w:rPr>
        <w:t xml:space="preserve"> </w:t>
      </w:r>
      <w:r w:rsidR="00E75140" w:rsidRPr="00120F42">
        <w:rPr>
          <w:sz w:val="24"/>
          <w:szCs w:val="24"/>
          <w:lang w:val="en-US"/>
        </w:rPr>
        <w:t>(F</w:t>
      </w:r>
      <w:r w:rsidR="00AE7225">
        <w:rPr>
          <w:sz w:val="24"/>
          <w:szCs w:val="24"/>
          <w:lang w:val="en-US"/>
        </w:rPr>
        <w:t>IG</w:t>
      </w:r>
      <w:r w:rsidR="00E75140" w:rsidRPr="00120F42">
        <w:rPr>
          <w:sz w:val="24"/>
          <w:szCs w:val="24"/>
          <w:lang w:val="en-US"/>
        </w:rPr>
        <w:t>. 5)</w:t>
      </w:r>
      <w:r w:rsidRPr="00120F42">
        <w:rPr>
          <w:sz w:val="24"/>
          <w:szCs w:val="24"/>
          <w:lang w:val="en-US"/>
        </w:rPr>
        <w:t>. In the full environmental dataset, mean PC1 was associated with both 30-day precipitation prior to collection</w:t>
      </w:r>
      <w:r w:rsidR="00E75140" w:rsidRPr="00120F42">
        <w:rPr>
          <w:sz w:val="24"/>
          <w:szCs w:val="24"/>
          <w:lang w:val="en-US"/>
        </w:rPr>
        <w:t xml:space="preserve"> (r = -0.37, r² = 0.14, p</w:t>
      </w:r>
      <w:r w:rsidR="00AF656B" w:rsidRPr="00120F42">
        <w:rPr>
          <w:sz w:val="24"/>
          <w:szCs w:val="24"/>
          <w:lang w:val="en-US"/>
        </w:rPr>
        <w:t xml:space="preserve"> </w:t>
      </w:r>
      <w:r w:rsidR="00E75140" w:rsidRPr="00120F42">
        <w:rPr>
          <w:sz w:val="24"/>
          <w:szCs w:val="24"/>
          <w:lang w:val="en-US"/>
        </w:rPr>
        <w:t>&lt;</w:t>
      </w:r>
      <w:r w:rsidR="00AF656B" w:rsidRPr="00120F42">
        <w:rPr>
          <w:sz w:val="24"/>
          <w:szCs w:val="24"/>
          <w:lang w:val="en-US"/>
        </w:rPr>
        <w:t xml:space="preserve"> </w:t>
      </w:r>
      <w:r w:rsidR="00E75140" w:rsidRPr="00120F42">
        <w:rPr>
          <w:sz w:val="24"/>
          <w:szCs w:val="24"/>
          <w:lang w:val="en-US"/>
        </w:rPr>
        <w:t>0.01</w:t>
      </w:r>
      <w:r w:rsidRPr="00120F42">
        <w:rPr>
          <w:sz w:val="24"/>
          <w:szCs w:val="24"/>
          <w:lang w:val="en-US"/>
        </w:rPr>
        <w:t xml:space="preserve">) and Köppen climate group (p </w:t>
      </w:r>
      <w:r w:rsidR="00AF656B" w:rsidRPr="00120F42">
        <w:rPr>
          <w:sz w:val="24"/>
          <w:szCs w:val="24"/>
          <w:lang w:val="en-US"/>
        </w:rPr>
        <w:t>&lt; 0.05</w:t>
      </w:r>
      <w:r w:rsidRPr="00120F42">
        <w:rPr>
          <w:sz w:val="24"/>
          <w:szCs w:val="24"/>
          <w:lang w:val="en-US"/>
        </w:rPr>
        <w:t xml:space="preserve">). Species from wetter </w:t>
      </w:r>
      <w:r w:rsidR="0078729B" w:rsidRPr="00120F42">
        <w:rPr>
          <w:sz w:val="24"/>
          <w:szCs w:val="24"/>
          <w:lang w:val="en-US"/>
        </w:rPr>
        <w:t xml:space="preserve">habitats </w:t>
      </w:r>
      <w:r w:rsidRPr="00120F42">
        <w:rPr>
          <w:sz w:val="24"/>
          <w:szCs w:val="24"/>
          <w:lang w:val="en-US"/>
        </w:rPr>
        <w:t xml:space="preserve">and from temperate climate groups tended to have lower PC1 values, corresponding to more elongate spores, </w:t>
      </w:r>
      <w:r w:rsidR="0078729B" w:rsidRPr="00120F42">
        <w:rPr>
          <w:sz w:val="24"/>
          <w:szCs w:val="24"/>
          <w:lang w:val="en-US"/>
        </w:rPr>
        <w:t xml:space="preserve">while </w:t>
      </w:r>
      <w:r w:rsidRPr="00120F42">
        <w:rPr>
          <w:sz w:val="24"/>
          <w:szCs w:val="24"/>
          <w:lang w:val="en-US"/>
        </w:rPr>
        <w:t xml:space="preserve">species from drier </w:t>
      </w:r>
      <w:r w:rsidR="0078729B" w:rsidRPr="00120F42">
        <w:rPr>
          <w:sz w:val="24"/>
          <w:szCs w:val="24"/>
          <w:lang w:val="en-US"/>
        </w:rPr>
        <w:t xml:space="preserve">habitats </w:t>
      </w:r>
      <w:r w:rsidRPr="00120F42">
        <w:rPr>
          <w:sz w:val="24"/>
          <w:szCs w:val="24"/>
          <w:lang w:val="en-US"/>
        </w:rPr>
        <w:t>and from continental climate groups tended to have higher PC1 values, corresponding to more globose spores.</w:t>
      </w:r>
    </w:p>
    <w:p w14:paraId="3DEEC669" w14:textId="397C3497" w:rsidR="00D25CCD" w:rsidRPr="00120F42" w:rsidRDefault="00D25CCD">
      <w:pPr>
        <w:spacing w:line="480" w:lineRule="auto"/>
        <w:rPr>
          <w:sz w:val="24"/>
          <w:szCs w:val="24"/>
        </w:rPr>
      </w:pPr>
    </w:p>
    <w:p w14:paraId="4A0F7040" w14:textId="194AB6D6" w:rsidR="00E75140" w:rsidRPr="00120F42" w:rsidRDefault="00AF656B">
      <w:pPr>
        <w:spacing w:line="480" w:lineRule="auto"/>
        <w:rPr>
          <w:sz w:val="24"/>
          <w:szCs w:val="24"/>
        </w:rPr>
      </w:pPr>
      <w:r w:rsidRPr="00120F42">
        <w:rPr>
          <w:noProof/>
          <w:sz w:val="24"/>
          <w:szCs w:val="24"/>
        </w:rPr>
        <w:lastRenderedPageBreak/>
        <w:drawing>
          <wp:inline distT="0" distB="0" distL="0" distR="0" wp14:anchorId="6255016A" wp14:editId="5DDDA303">
            <wp:extent cx="5943600" cy="4760595"/>
            <wp:effectExtent l="0" t="0" r="0" b="1905"/>
            <wp:docPr id="27144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45629" name=""/>
                    <pic:cNvPicPr/>
                  </pic:nvPicPr>
                  <pic:blipFill>
                    <a:blip r:embed="rId72"/>
                    <a:stretch>
                      <a:fillRect/>
                    </a:stretch>
                  </pic:blipFill>
                  <pic:spPr>
                    <a:xfrm>
                      <a:off x="0" y="0"/>
                      <a:ext cx="5943600" cy="4760595"/>
                    </a:xfrm>
                    <a:prstGeom prst="rect">
                      <a:avLst/>
                    </a:prstGeom>
                  </pic:spPr>
                </pic:pic>
              </a:graphicData>
            </a:graphic>
          </wp:inline>
        </w:drawing>
      </w:r>
    </w:p>
    <w:p w14:paraId="2BFA22C9" w14:textId="77777777" w:rsidR="00E75140" w:rsidRPr="00120F42" w:rsidRDefault="00E75140">
      <w:pPr>
        <w:spacing w:line="480" w:lineRule="auto"/>
        <w:rPr>
          <w:sz w:val="24"/>
          <w:szCs w:val="24"/>
        </w:rPr>
      </w:pPr>
    </w:p>
    <w:p w14:paraId="3DAB4CAA" w14:textId="20CF1B64" w:rsidR="00D25CCD" w:rsidRPr="0046121F" w:rsidRDefault="51DC11E3" w:rsidP="0046121F">
      <w:pPr>
        <w:spacing w:line="480" w:lineRule="auto"/>
        <w:ind w:firstLine="720"/>
        <w:rPr>
          <w:sz w:val="24"/>
          <w:szCs w:val="24"/>
          <w:lang w:val="en-US"/>
        </w:rPr>
      </w:pPr>
      <w:r w:rsidRPr="00120F42">
        <w:rPr>
          <w:sz w:val="24"/>
          <w:szCs w:val="24"/>
          <w:lang w:val="en-US"/>
        </w:rPr>
        <w:t>Because precipitation and Köppen climate group</w:t>
      </w:r>
      <w:r w:rsidR="0078729B" w:rsidRPr="00120F42">
        <w:rPr>
          <w:sz w:val="24"/>
          <w:szCs w:val="24"/>
          <w:lang w:val="en-US"/>
        </w:rPr>
        <w:t>s</w:t>
      </w:r>
      <w:r w:rsidRPr="00120F42">
        <w:rPr>
          <w:sz w:val="24"/>
          <w:szCs w:val="24"/>
          <w:lang w:val="en-US"/>
        </w:rPr>
        <w:t xml:space="preserve"> summarize overlapping aspects of </w:t>
      </w:r>
      <w:r w:rsidR="0078729B" w:rsidRPr="00120F42">
        <w:rPr>
          <w:sz w:val="24"/>
          <w:szCs w:val="24"/>
          <w:lang w:val="en-US"/>
        </w:rPr>
        <w:t>different environments’ rainfall patterns</w:t>
      </w:r>
      <w:r w:rsidRPr="00120F42">
        <w:rPr>
          <w:sz w:val="24"/>
          <w:szCs w:val="24"/>
          <w:lang w:val="en-US"/>
        </w:rPr>
        <w:t>, we compared phylogenetic generalized least squares (</w:t>
      </w:r>
      <w:commentRangeStart w:id="92"/>
      <w:r w:rsidRPr="00120F42">
        <w:rPr>
          <w:sz w:val="24"/>
          <w:szCs w:val="24"/>
          <w:lang w:val="en-US"/>
        </w:rPr>
        <w:t>PGLS</w:t>
      </w:r>
      <w:commentRangeEnd w:id="92"/>
      <w:r w:rsidR="00AF656B" w:rsidRPr="00120F42">
        <w:rPr>
          <w:rStyle w:val="CommentReference"/>
          <w:sz w:val="24"/>
          <w:szCs w:val="24"/>
          <w:lang w:val="en-US"/>
        </w:rPr>
        <w:commentReference w:id="92"/>
      </w:r>
      <w:r w:rsidRPr="00120F42">
        <w:rPr>
          <w:sz w:val="24"/>
          <w:szCs w:val="24"/>
          <w:lang w:val="en-US"/>
        </w:rPr>
        <w:t>) models including each predictor separately and together on the subset of taxa for which phylogenetic data were available</w:t>
      </w:r>
      <w:r w:rsidR="00AF656B" w:rsidRPr="00120F42">
        <w:rPr>
          <w:sz w:val="24"/>
          <w:szCs w:val="24"/>
          <w:lang w:val="en-US"/>
        </w:rPr>
        <w:t>. However, each data set only partially overlapped resulting in a reduced sample size</w:t>
      </w:r>
      <w:r w:rsidRPr="00120F42">
        <w:rPr>
          <w:sz w:val="24"/>
          <w:szCs w:val="24"/>
          <w:lang w:val="en-US"/>
        </w:rPr>
        <w:t xml:space="preserve"> (n = </w:t>
      </w:r>
      <w:commentRangeStart w:id="93"/>
      <w:r w:rsidRPr="00120F42">
        <w:rPr>
          <w:sz w:val="24"/>
          <w:szCs w:val="24"/>
          <w:lang w:val="en-US"/>
        </w:rPr>
        <w:t>22</w:t>
      </w:r>
      <w:commentRangeEnd w:id="93"/>
      <w:r w:rsidR="0078729B" w:rsidRPr="00120F42">
        <w:rPr>
          <w:rStyle w:val="CommentReference"/>
          <w:sz w:val="24"/>
          <w:szCs w:val="24"/>
          <w:lang w:val="en-US"/>
        </w:rPr>
        <w:commentReference w:id="93"/>
      </w:r>
      <w:r w:rsidRPr="00120F42">
        <w:rPr>
          <w:sz w:val="24"/>
          <w:szCs w:val="24"/>
          <w:lang w:val="en-US"/>
        </w:rPr>
        <w:t>). Within this model set, precipitation was the best-supported predictor of PC</w:t>
      </w:r>
      <w:r w:rsidR="00BC3B49" w:rsidRPr="00120F42">
        <w:rPr>
          <w:sz w:val="24"/>
          <w:szCs w:val="24"/>
          <w:lang w:val="en-US"/>
        </w:rPr>
        <w:t>1</w:t>
      </w:r>
      <w:r w:rsidRPr="00120F42">
        <w:rPr>
          <w:sz w:val="24"/>
          <w:szCs w:val="24"/>
          <w:lang w:val="en-US"/>
        </w:rPr>
        <w:t>. In the top-ranked model, PC1 decreased with increasing precipitation, and the model explained approximately 24% of interspecific variation</w:t>
      </w:r>
      <w:r w:rsidR="00BB13FD">
        <w:rPr>
          <w:sz w:val="24"/>
          <w:szCs w:val="24"/>
          <w:lang w:val="en-US"/>
        </w:rPr>
        <w:t xml:space="preserve"> in PC1.</w:t>
      </w:r>
      <w:r w:rsidRPr="00120F42">
        <w:rPr>
          <w:sz w:val="24"/>
          <w:szCs w:val="24"/>
          <w:lang w:val="en-US"/>
        </w:rPr>
        <w:t xml:space="preserve"> </w:t>
      </w:r>
      <w:r w:rsidR="00BC3B49" w:rsidRPr="00120F42">
        <w:rPr>
          <w:sz w:val="24"/>
          <w:szCs w:val="24"/>
          <w:lang w:val="en-US"/>
        </w:rPr>
        <w:t>PC1 decreased with increasing 30-</w:t>
      </w:r>
      <w:r w:rsidR="00BC3B49" w:rsidRPr="00120F42">
        <w:rPr>
          <w:sz w:val="24"/>
          <w:szCs w:val="24"/>
          <w:lang w:val="en-US"/>
        </w:rPr>
        <w:lastRenderedPageBreak/>
        <w:t>day precipitation (β</w:t>
      </w:r>
      <w:r w:rsidR="00AE7225">
        <w:rPr>
          <w:sz w:val="24"/>
          <w:szCs w:val="24"/>
          <w:lang w:val="en-US"/>
        </w:rPr>
        <w:t xml:space="preserve"> </w:t>
      </w:r>
      <w:r w:rsidR="00BC3B49" w:rsidRPr="00120F42">
        <w:rPr>
          <w:sz w:val="24"/>
          <w:szCs w:val="24"/>
          <w:lang w:val="en-US"/>
        </w:rPr>
        <w:t>=</w:t>
      </w:r>
      <w:r w:rsidR="009F262C" w:rsidRPr="00120F42">
        <w:rPr>
          <w:sz w:val="24"/>
          <w:szCs w:val="24"/>
          <w:lang w:val="en-US"/>
        </w:rPr>
        <w:t xml:space="preserve"> </w:t>
      </w:r>
      <w:r w:rsidR="00BC3B49" w:rsidRPr="00120F42">
        <w:rPr>
          <w:sz w:val="24"/>
          <w:szCs w:val="24"/>
          <w:lang w:val="en-US"/>
        </w:rPr>
        <w:t>−0.02</w:t>
      </w:r>
      <w:r w:rsidR="009F262C" w:rsidRPr="00120F42">
        <w:rPr>
          <w:sz w:val="24"/>
          <w:szCs w:val="24"/>
          <w:lang w:val="en-US"/>
        </w:rPr>
        <w:t xml:space="preserve">2; </w:t>
      </w:r>
      <w:r w:rsidR="00BC3B49" w:rsidRPr="00120F42">
        <w:rPr>
          <w:sz w:val="24"/>
          <w:szCs w:val="24"/>
          <w:lang w:val="en-US"/>
        </w:rPr>
        <w:t>SE</w:t>
      </w:r>
      <w:r w:rsidR="009F262C" w:rsidRPr="00120F42">
        <w:rPr>
          <w:sz w:val="24"/>
          <w:szCs w:val="24"/>
          <w:lang w:val="en-US"/>
        </w:rPr>
        <w:t xml:space="preserve"> = 0.009;</w:t>
      </w:r>
      <w:r w:rsidR="00BC3B49" w:rsidRPr="00120F42">
        <w:rPr>
          <w:sz w:val="24"/>
          <w:szCs w:val="24"/>
          <w:lang w:val="en-US"/>
        </w:rPr>
        <w:t xml:space="preserve"> t</w:t>
      </w:r>
      <w:r w:rsidR="00BC3B49" w:rsidRPr="00120F42">
        <w:rPr>
          <w:sz w:val="24"/>
          <w:szCs w:val="24"/>
          <w:vertAlign w:val="subscript"/>
          <w:lang w:val="en-US"/>
        </w:rPr>
        <w:t>20</w:t>
      </w:r>
      <w:r w:rsidR="009F262C" w:rsidRPr="00120F42">
        <w:rPr>
          <w:sz w:val="24"/>
          <w:szCs w:val="24"/>
          <w:lang w:val="en-US"/>
        </w:rPr>
        <w:t xml:space="preserve"> </w:t>
      </w:r>
      <w:r w:rsidR="00BC3B49" w:rsidRPr="00120F42">
        <w:rPr>
          <w:sz w:val="24"/>
          <w:szCs w:val="24"/>
          <w:lang w:val="en-US"/>
        </w:rPr>
        <w:t>=</w:t>
      </w:r>
      <w:r w:rsidR="009F262C" w:rsidRPr="00120F42">
        <w:rPr>
          <w:sz w:val="24"/>
          <w:szCs w:val="24"/>
          <w:lang w:val="en-US"/>
        </w:rPr>
        <w:t xml:space="preserve"> </w:t>
      </w:r>
      <w:r w:rsidR="00BC3B49" w:rsidRPr="00120F42">
        <w:rPr>
          <w:sz w:val="24"/>
          <w:szCs w:val="24"/>
          <w:lang w:val="en-US"/>
        </w:rPr>
        <w:t>−2.52</w:t>
      </w:r>
      <w:r w:rsidR="009F262C" w:rsidRPr="00120F42">
        <w:rPr>
          <w:sz w:val="24"/>
          <w:szCs w:val="24"/>
          <w:lang w:val="en-US"/>
        </w:rPr>
        <w:t>; r</w:t>
      </w:r>
      <w:r w:rsidR="009F262C" w:rsidRPr="00120F42">
        <w:rPr>
          <w:sz w:val="24"/>
          <w:szCs w:val="24"/>
          <w:vertAlign w:val="superscript"/>
          <w:lang w:val="en-US"/>
        </w:rPr>
        <w:t>2</w:t>
      </w:r>
      <w:r w:rsidR="009F262C" w:rsidRPr="00120F42">
        <w:rPr>
          <w:sz w:val="24"/>
          <w:szCs w:val="24"/>
          <w:lang w:val="en-US"/>
        </w:rPr>
        <w:t xml:space="preserve"> = 0.24;</w:t>
      </w:r>
      <w:r w:rsidR="00BC3B49" w:rsidRPr="00120F42">
        <w:rPr>
          <w:sz w:val="24"/>
          <w:szCs w:val="24"/>
          <w:lang w:val="en-US"/>
        </w:rPr>
        <w:t xml:space="preserve"> </w:t>
      </w:r>
      <w:r w:rsidR="00AE7225">
        <w:rPr>
          <w:sz w:val="24"/>
          <w:szCs w:val="24"/>
          <w:lang w:val="en-US"/>
        </w:rPr>
        <w:t>p</w:t>
      </w:r>
      <w:r w:rsidR="009F262C" w:rsidRPr="00120F42">
        <w:rPr>
          <w:sz w:val="24"/>
          <w:szCs w:val="24"/>
          <w:lang w:val="en-US"/>
        </w:rPr>
        <w:t xml:space="preserve"> &lt; </w:t>
      </w:r>
      <w:r w:rsidR="00BC3B49" w:rsidRPr="00120F42">
        <w:rPr>
          <w:sz w:val="24"/>
          <w:szCs w:val="24"/>
          <w:lang w:val="en-US"/>
        </w:rPr>
        <w:t>0.0</w:t>
      </w:r>
      <w:r w:rsidR="009F262C" w:rsidRPr="00120F42">
        <w:rPr>
          <w:sz w:val="24"/>
          <w:szCs w:val="24"/>
          <w:lang w:val="en-US"/>
        </w:rPr>
        <w:t xml:space="preserve">5). </w:t>
      </w:r>
      <w:r w:rsidRPr="00120F42">
        <w:rPr>
          <w:sz w:val="24"/>
          <w:szCs w:val="24"/>
          <w:lang w:val="en-US"/>
        </w:rPr>
        <w:t>The model including both precipitation and Köppen climate group was less supported than the precipitation-only model, and the climate-group-only model was weaker still. Thus, while both precipitation and climate group were associated with PC1 in the larger non-phylogenetic dataset, phylogenetically informed model comparison</w:t>
      </w:r>
      <w:r w:rsidR="0078729B" w:rsidRPr="00120F42">
        <w:rPr>
          <w:sz w:val="24"/>
          <w:szCs w:val="24"/>
          <w:lang w:val="en-US"/>
        </w:rPr>
        <w:t>s</w:t>
      </w:r>
      <w:r w:rsidRPr="00120F42">
        <w:rPr>
          <w:sz w:val="24"/>
          <w:szCs w:val="24"/>
          <w:lang w:val="en-US"/>
        </w:rPr>
        <w:t xml:space="preserve"> </w:t>
      </w:r>
      <w:r w:rsidR="00BB13FD" w:rsidRPr="00120F42">
        <w:rPr>
          <w:sz w:val="24"/>
          <w:szCs w:val="24"/>
          <w:lang w:val="en-US"/>
        </w:rPr>
        <w:t>supported</w:t>
      </w:r>
      <w:r w:rsidR="00BB13FD" w:rsidRPr="00BB13FD">
        <w:rPr>
          <w:sz w:val="24"/>
          <w:szCs w:val="24"/>
        </w:rPr>
        <w:t xml:space="preserve"> the precipitation model most strongly among the candidate models</w:t>
      </w:r>
      <w:r w:rsidRPr="00120F42">
        <w:rPr>
          <w:sz w:val="24"/>
          <w:szCs w:val="24"/>
          <w:lang w:val="en-US"/>
        </w:rPr>
        <w:t>.</w:t>
      </w:r>
      <w:r w:rsidR="00D967E9">
        <w:rPr>
          <w:sz w:val="24"/>
          <w:szCs w:val="24"/>
        </w:rPr>
        <w:t xml:space="preserve"> </w:t>
      </w:r>
      <w:r w:rsidR="005C5AD8" w:rsidRPr="00120F42">
        <w:rPr>
          <w:sz w:val="24"/>
          <w:szCs w:val="24"/>
        </w:rPr>
        <w:t xml:space="preserve">By contrast, </w:t>
      </w:r>
      <w:r w:rsidR="00BB13FD">
        <w:rPr>
          <w:sz w:val="24"/>
          <w:szCs w:val="24"/>
        </w:rPr>
        <w:t>n</w:t>
      </w:r>
      <w:r w:rsidR="00BB13FD" w:rsidRPr="00BB13FD">
        <w:rPr>
          <w:sz w:val="24"/>
          <w:szCs w:val="24"/>
        </w:rPr>
        <w:t xml:space="preserve">o climate predictor was statistically supported for estimated volume </w:t>
      </w:r>
      <w:r w:rsidR="005C5AD8" w:rsidRPr="00120F42">
        <w:rPr>
          <w:sz w:val="24"/>
          <w:szCs w:val="24"/>
        </w:rPr>
        <w:t>(all p &gt; 0.</w:t>
      </w:r>
      <w:commentRangeStart w:id="94"/>
      <w:r w:rsidR="009D6752" w:rsidRPr="00120F42">
        <w:rPr>
          <w:sz w:val="24"/>
          <w:szCs w:val="24"/>
        </w:rPr>
        <w:t>05</w:t>
      </w:r>
      <w:commentRangeEnd w:id="94"/>
      <w:r w:rsidR="00D967E9" w:rsidRPr="00120F42">
        <w:rPr>
          <w:rStyle w:val="CommentReference"/>
          <w:sz w:val="24"/>
          <w:szCs w:val="24"/>
        </w:rPr>
        <w:commentReference w:id="94"/>
      </w:r>
      <w:r w:rsidR="009D6752" w:rsidRPr="00120F42">
        <w:rPr>
          <w:sz w:val="24"/>
          <w:szCs w:val="24"/>
        </w:rPr>
        <w:t>)</w:t>
      </w:r>
      <w:r w:rsidR="00D967E9">
        <w:rPr>
          <w:sz w:val="24"/>
          <w:szCs w:val="24"/>
        </w:rPr>
        <w:t>.</w:t>
      </w:r>
    </w:p>
    <w:p w14:paraId="0AB2F1E3" w14:textId="77777777" w:rsidR="0078729B" w:rsidRPr="00120F42" w:rsidRDefault="0078729B" w:rsidP="0078729B">
      <w:pPr>
        <w:spacing w:line="480" w:lineRule="auto"/>
        <w:ind w:firstLine="720"/>
        <w:rPr>
          <w:sz w:val="24"/>
          <w:szCs w:val="24"/>
        </w:rPr>
      </w:pPr>
    </w:p>
    <w:p w14:paraId="72792A53" w14:textId="68871700" w:rsidR="0078729B" w:rsidRPr="00120F42" w:rsidRDefault="0078729B" w:rsidP="0046121F">
      <w:pPr>
        <w:pStyle w:val="Heading3"/>
        <w:keepNext w:val="0"/>
        <w:keepLines w:val="0"/>
        <w:spacing w:before="0" w:after="0" w:line="480" w:lineRule="auto"/>
        <w:rPr>
          <w:b/>
          <w:bCs/>
          <w:color w:val="000000"/>
          <w:sz w:val="24"/>
          <w:szCs w:val="24"/>
          <w:rPrChange w:id="95" w:author="Anne Pringle" w:date="2026-06-08T11:04:00Z" w16du:dateUtc="2026-06-08T16:04:00Z">
            <w:rPr>
              <w:sz w:val="24"/>
              <w:szCs w:val="24"/>
            </w:rPr>
          </w:rPrChange>
        </w:rPr>
        <w:pPrChange w:id="96" w:author="Anne Pringle" w:date="2026-06-08T11:05:00Z" w16du:dateUtc="2026-06-08T16:05:00Z">
          <w:pPr>
            <w:spacing w:line="480" w:lineRule="auto"/>
            <w:ind w:firstLine="720"/>
          </w:pPr>
        </w:pPrChange>
      </w:pPr>
      <w:r w:rsidRPr="00120F42">
        <w:rPr>
          <w:i/>
          <w:iCs/>
          <w:color w:val="000000"/>
          <w:sz w:val="24"/>
          <w:szCs w:val="24"/>
        </w:rPr>
        <w:t xml:space="preserve">PC1 is not phylogenetically </w:t>
      </w:r>
      <w:commentRangeStart w:id="97"/>
      <w:r w:rsidRPr="00120F42">
        <w:rPr>
          <w:i/>
          <w:iCs/>
          <w:color w:val="000000"/>
          <w:sz w:val="24"/>
          <w:szCs w:val="24"/>
        </w:rPr>
        <w:t>conserved</w:t>
      </w:r>
      <w:commentRangeEnd w:id="97"/>
      <w:r w:rsidR="00D967E9" w:rsidRPr="00120F42">
        <w:rPr>
          <w:rStyle w:val="CommentReference"/>
          <w:i/>
          <w:iCs/>
          <w:color w:val="000000"/>
          <w:sz w:val="24"/>
          <w:szCs w:val="24"/>
        </w:rPr>
        <w:commentReference w:id="97"/>
      </w:r>
      <w:r w:rsidRPr="00120F42">
        <w:rPr>
          <w:i/>
          <w:iCs/>
          <w:color w:val="000000"/>
          <w:sz w:val="24"/>
          <w:szCs w:val="24"/>
        </w:rPr>
        <w:t>. —</w:t>
      </w:r>
    </w:p>
    <w:p w14:paraId="7497CFA8" w14:textId="470A563F" w:rsidR="00D25CCD" w:rsidRPr="00120F42" w:rsidRDefault="51DC11E3" w:rsidP="0046121F">
      <w:pPr>
        <w:spacing w:line="480" w:lineRule="auto"/>
        <w:ind w:firstLine="720"/>
        <w:rPr>
          <w:sz w:val="24"/>
          <w:szCs w:val="24"/>
          <w:lang w:val="en-US"/>
        </w:rPr>
      </w:pPr>
      <w:r w:rsidRPr="00120F42">
        <w:rPr>
          <w:rFonts w:eastAsia="Arial Unicode MS"/>
          <w:sz w:val="24"/>
          <w:szCs w:val="24"/>
          <w:lang w:val="en-US"/>
        </w:rPr>
        <w:t xml:space="preserve">PC1 </w:t>
      </w:r>
      <w:commentRangeStart w:id="98"/>
      <w:r w:rsidR="0078729B" w:rsidRPr="00120F42">
        <w:rPr>
          <w:rFonts w:eastAsia="Arial Unicode MS"/>
          <w:sz w:val="24"/>
          <w:szCs w:val="24"/>
          <w:lang w:val="en-US"/>
        </w:rPr>
        <w:t>shows</w:t>
      </w:r>
      <w:commentRangeEnd w:id="98"/>
      <w:r w:rsidR="0078729B" w:rsidRPr="00120F42">
        <w:rPr>
          <w:rStyle w:val="CommentReference"/>
          <w:rFonts w:eastAsia="Arial Unicode MS"/>
          <w:sz w:val="24"/>
          <w:szCs w:val="24"/>
          <w:lang w:val="en-US"/>
        </w:rPr>
        <w:commentReference w:id="98"/>
      </w:r>
      <w:r w:rsidR="0078729B" w:rsidRPr="00120F42">
        <w:rPr>
          <w:rFonts w:eastAsia="Arial Unicode MS"/>
          <w:sz w:val="24"/>
          <w:szCs w:val="24"/>
          <w:lang w:val="en-US"/>
        </w:rPr>
        <w:t xml:space="preserve"> </w:t>
      </w:r>
      <w:r w:rsidRPr="00120F42">
        <w:rPr>
          <w:rFonts w:eastAsia="Arial Unicode MS"/>
          <w:sz w:val="24"/>
          <w:szCs w:val="24"/>
          <w:lang w:val="en-US"/>
        </w:rPr>
        <w:t>effectively no phylogenetic signal overall (N = 129; Blomberg’s K ≈ 0; Pagel’s λ ≈ 0)</w:t>
      </w:r>
      <w:r w:rsidR="0078729B" w:rsidRPr="00120F42">
        <w:rPr>
          <w:rFonts w:eastAsia="Arial Unicode MS"/>
          <w:sz w:val="24"/>
          <w:szCs w:val="24"/>
          <w:lang w:val="en-US"/>
        </w:rPr>
        <w:t>.</w:t>
      </w:r>
      <w:r w:rsidRPr="00120F42">
        <w:rPr>
          <w:rFonts w:eastAsia="Arial Unicode MS"/>
          <w:sz w:val="24"/>
          <w:szCs w:val="24"/>
          <w:lang w:val="en-US"/>
        </w:rPr>
        <w:t xml:space="preserve"> </w:t>
      </w:r>
      <w:r w:rsidR="0078729B" w:rsidRPr="00120F42">
        <w:rPr>
          <w:rFonts w:eastAsia="Arial Unicode MS"/>
          <w:sz w:val="24"/>
          <w:szCs w:val="24"/>
          <w:lang w:val="en-US"/>
        </w:rPr>
        <w:t>C</w:t>
      </w:r>
      <w:r w:rsidRPr="00120F42">
        <w:rPr>
          <w:rFonts w:eastAsia="Arial Unicode MS"/>
          <w:sz w:val="24"/>
          <w:szCs w:val="24"/>
          <w:lang w:val="en-US"/>
        </w:rPr>
        <w:t xml:space="preserve">losely related species </w:t>
      </w:r>
      <w:r w:rsidR="0078729B" w:rsidRPr="00120F42">
        <w:rPr>
          <w:rFonts w:eastAsia="Arial Unicode MS"/>
          <w:sz w:val="24"/>
          <w:szCs w:val="24"/>
          <w:lang w:val="en-US"/>
        </w:rPr>
        <w:t xml:space="preserve">are </w:t>
      </w:r>
      <w:r w:rsidRPr="00120F42">
        <w:rPr>
          <w:rFonts w:eastAsia="Arial Unicode MS"/>
          <w:sz w:val="24"/>
          <w:szCs w:val="24"/>
          <w:lang w:val="en-US"/>
        </w:rPr>
        <w:t>not more similar in PC1 than expected by chance</w:t>
      </w:r>
      <w:r w:rsidR="0078729B" w:rsidRPr="00120F42">
        <w:rPr>
          <w:rFonts w:eastAsia="Arial Unicode MS"/>
          <w:sz w:val="24"/>
          <w:szCs w:val="24"/>
          <w:lang w:val="en-US"/>
        </w:rPr>
        <w:t>, suggesting spore shape is a labile trait and evolves frequently among different values of PC1</w:t>
      </w:r>
      <w:r w:rsidRPr="00120F42">
        <w:rPr>
          <w:rFonts w:eastAsia="Arial Unicode MS"/>
          <w:sz w:val="24"/>
          <w:szCs w:val="24"/>
          <w:lang w:val="en-US"/>
        </w:rPr>
        <w:t xml:space="preserve">. </w:t>
      </w:r>
      <w:r w:rsidR="0078729B" w:rsidRPr="00120F42">
        <w:rPr>
          <w:rFonts w:eastAsia="Arial Unicode MS"/>
          <w:sz w:val="24"/>
          <w:szCs w:val="24"/>
          <w:lang w:val="en-US"/>
        </w:rPr>
        <w:t xml:space="preserve">A visual inspection of the trait plotted across a phylogeny of the </w:t>
      </w:r>
      <w:r w:rsidR="0078729B" w:rsidRPr="00120F42">
        <w:rPr>
          <w:rFonts w:eastAsia="Arial Unicode MS"/>
          <w:i/>
          <w:iCs/>
          <w:sz w:val="24"/>
          <w:szCs w:val="24"/>
          <w:lang w:val="en-US"/>
        </w:rPr>
        <w:t>Amanita</w:t>
      </w:r>
      <w:r w:rsidR="0078729B" w:rsidRPr="00120F42">
        <w:rPr>
          <w:rFonts w:eastAsia="Arial Unicode MS"/>
          <w:sz w:val="24"/>
          <w:szCs w:val="24"/>
          <w:lang w:val="en-US"/>
        </w:rPr>
        <w:t xml:space="preserve"> (F</w:t>
      </w:r>
      <w:r w:rsidR="00AE7225">
        <w:rPr>
          <w:rFonts w:eastAsia="Arial Unicode MS"/>
          <w:sz w:val="24"/>
          <w:szCs w:val="24"/>
          <w:lang w:val="en-US"/>
        </w:rPr>
        <w:t>IG</w:t>
      </w:r>
      <w:r w:rsidR="0078729B" w:rsidRPr="00120F42">
        <w:rPr>
          <w:rFonts w:eastAsia="Arial Unicode MS"/>
          <w:sz w:val="24"/>
          <w:szCs w:val="24"/>
          <w:lang w:val="en-US"/>
        </w:rPr>
        <w:t xml:space="preserve">. 4B) supports this finding, for example, strongly globose shapes have evolved repeatedly among different clades. </w:t>
      </w:r>
      <w:r w:rsidRPr="00120F42">
        <w:rPr>
          <w:rFonts w:eastAsia="Arial Unicode MS"/>
          <w:sz w:val="24"/>
          <w:szCs w:val="24"/>
          <w:lang w:val="en-US"/>
        </w:rPr>
        <w:t xml:space="preserve">Spore volume likewise </w:t>
      </w:r>
      <w:r w:rsidR="0078729B" w:rsidRPr="00120F42">
        <w:rPr>
          <w:rFonts w:eastAsia="Arial Unicode MS"/>
          <w:sz w:val="24"/>
          <w:szCs w:val="24"/>
          <w:lang w:val="en-US"/>
        </w:rPr>
        <w:t xml:space="preserve">shows </w:t>
      </w:r>
      <w:r w:rsidR="0046121F" w:rsidRPr="00120F42">
        <w:rPr>
          <w:rFonts w:eastAsia="Arial Unicode MS"/>
          <w:sz w:val="24"/>
          <w:szCs w:val="24"/>
          <w:lang w:val="en-US"/>
        </w:rPr>
        <w:t>no</w:t>
      </w:r>
      <w:r w:rsidRPr="00120F42">
        <w:rPr>
          <w:rFonts w:eastAsia="Arial Unicode MS"/>
          <w:sz w:val="24"/>
          <w:szCs w:val="24"/>
          <w:lang w:val="en-US"/>
        </w:rPr>
        <w:t xml:space="preserve"> phylogenetic signal (N = 87; Blomberg’s K ≈ 0; Pagel’s λ ≈ 0). </w:t>
      </w:r>
      <w:r w:rsidR="0078729B" w:rsidRPr="00120F42">
        <w:rPr>
          <w:rFonts w:eastAsia="Arial Unicode MS"/>
          <w:sz w:val="24"/>
          <w:szCs w:val="24"/>
          <w:lang w:val="en-US"/>
        </w:rPr>
        <w:t>N</w:t>
      </w:r>
      <w:r w:rsidRPr="00120F42">
        <w:rPr>
          <w:rFonts w:eastAsia="Arial Unicode MS"/>
          <w:sz w:val="24"/>
          <w:szCs w:val="24"/>
          <w:lang w:val="en-US"/>
        </w:rPr>
        <w:t xml:space="preserve">either trait </w:t>
      </w:r>
      <w:r w:rsidR="0078729B" w:rsidRPr="00120F42">
        <w:rPr>
          <w:rFonts w:eastAsia="Arial Unicode MS"/>
          <w:sz w:val="24"/>
          <w:szCs w:val="24"/>
          <w:lang w:val="en-US"/>
        </w:rPr>
        <w:t xml:space="preserve">appears </w:t>
      </w:r>
      <w:r w:rsidRPr="00120F42">
        <w:rPr>
          <w:rFonts w:eastAsia="Arial Unicode MS"/>
          <w:sz w:val="24"/>
          <w:szCs w:val="24"/>
          <w:lang w:val="en-US"/>
        </w:rPr>
        <w:t xml:space="preserve">phylogenetically conserved and variation in the traits does not track shared </w:t>
      </w:r>
      <w:commentRangeStart w:id="99"/>
      <w:r w:rsidRPr="00120F42">
        <w:rPr>
          <w:rFonts w:eastAsia="Arial Unicode MS"/>
          <w:sz w:val="24"/>
          <w:szCs w:val="24"/>
          <w:lang w:val="en-US"/>
        </w:rPr>
        <w:t>ancestry</w:t>
      </w:r>
      <w:commentRangeEnd w:id="99"/>
      <w:r w:rsidR="00D967E9" w:rsidRPr="00120F42">
        <w:rPr>
          <w:rStyle w:val="CommentReference"/>
          <w:rFonts w:eastAsia="Arial Unicode MS"/>
          <w:sz w:val="24"/>
          <w:szCs w:val="24"/>
          <w:lang w:val="en-US"/>
        </w:rPr>
        <w:commentReference w:id="99"/>
      </w:r>
      <w:r w:rsidRPr="00120F42">
        <w:rPr>
          <w:rFonts w:eastAsia="Arial Unicode MS"/>
          <w:sz w:val="24"/>
          <w:szCs w:val="24"/>
          <w:lang w:val="en-US"/>
        </w:rPr>
        <w:t>.</w:t>
      </w:r>
    </w:p>
    <w:p w14:paraId="3656B9AB" w14:textId="77777777" w:rsidR="00D25CCD" w:rsidRPr="00120F42" w:rsidRDefault="00D25CCD" w:rsidP="009F262C">
      <w:pPr>
        <w:pStyle w:val="Heading3"/>
        <w:keepNext w:val="0"/>
        <w:keepLines w:val="0"/>
        <w:spacing w:before="0" w:after="0" w:line="360" w:lineRule="auto"/>
        <w:rPr>
          <w:color w:val="000000"/>
          <w:sz w:val="24"/>
          <w:szCs w:val="24"/>
        </w:rPr>
      </w:pPr>
      <w:bookmarkStart w:id="100" w:name="_pb7tv4qgeruv" w:colFirst="0" w:colLast="0"/>
      <w:bookmarkEnd w:id="100"/>
    </w:p>
    <w:p w14:paraId="613C1331" w14:textId="77777777" w:rsidR="00D25CCD" w:rsidRPr="00120F42" w:rsidRDefault="005C5AD8" w:rsidP="0078729B">
      <w:pPr>
        <w:pStyle w:val="Heading3"/>
        <w:keepNext w:val="0"/>
        <w:keepLines w:val="0"/>
        <w:spacing w:before="0" w:after="0" w:line="480" w:lineRule="auto"/>
        <w:rPr>
          <w:b/>
          <w:bCs/>
          <w:color w:val="000000"/>
          <w:sz w:val="24"/>
          <w:szCs w:val="24"/>
        </w:rPr>
      </w:pPr>
      <w:bookmarkStart w:id="101" w:name="_fskzvg7zj026" w:colFirst="0" w:colLast="0"/>
      <w:bookmarkEnd w:id="101"/>
      <w:r w:rsidRPr="00120F42">
        <w:rPr>
          <w:i/>
          <w:iCs/>
          <w:color w:val="000000"/>
          <w:sz w:val="24"/>
          <w:szCs w:val="24"/>
        </w:rPr>
        <w:t>PC1 covaries with a Stokes terminal velocity. —</w:t>
      </w:r>
    </w:p>
    <w:p w14:paraId="54FA20EB" w14:textId="5CC6CEE8" w:rsidR="00D25CCD" w:rsidRPr="00120F42" w:rsidRDefault="51DC11E3" w:rsidP="51DC11E3">
      <w:pPr>
        <w:spacing w:line="480" w:lineRule="auto"/>
        <w:rPr>
          <w:sz w:val="24"/>
          <w:szCs w:val="24"/>
          <w:lang w:val="en-US"/>
        </w:rPr>
      </w:pPr>
      <w:r w:rsidRPr="00120F42">
        <w:rPr>
          <w:sz w:val="24"/>
          <w:szCs w:val="24"/>
          <w:lang w:val="en-US"/>
        </w:rPr>
        <w:t xml:space="preserve">To understand how shape </w:t>
      </w:r>
      <w:r w:rsidR="00D967E9">
        <w:rPr>
          <w:sz w:val="24"/>
          <w:szCs w:val="24"/>
          <w:lang w:val="en-US"/>
        </w:rPr>
        <w:t>may be</w:t>
      </w:r>
      <w:r w:rsidR="00D967E9" w:rsidRPr="00120F42">
        <w:rPr>
          <w:sz w:val="24"/>
          <w:szCs w:val="24"/>
          <w:lang w:val="en-US"/>
        </w:rPr>
        <w:t xml:space="preserve"> </w:t>
      </w:r>
      <w:r w:rsidRPr="00120F42">
        <w:rPr>
          <w:sz w:val="24"/>
          <w:szCs w:val="24"/>
          <w:lang w:val="en-US"/>
        </w:rPr>
        <w:t>influenced by the physics of initial dispersal</w:t>
      </w:r>
      <w:r w:rsidR="0078729B" w:rsidRPr="00120F42">
        <w:rPr>
          <w:sz w:val="24"/>
          <w:szCs w:val="24"/>
          <w:lang w:val="en-US"/>
        </w:rPr>
        <w:t xml:space="preserve"> away from a mushroom</w:t>
      </w:r>
      <w:r w:rsidRPr="00120F42">
        <w:rPr>
          <w:sz w:val="24"/>
          <w:szCs w:val="24"/>
          <w:lang w:val="en-US"/>
        </w:rPr>
        <w:t xml:space="preserve">, we estimated a </w:t>
      </w:r>
      <w:r w:rsidR="0078729B" w:rsidRPr="00120F42">
        <w:rPr>
          <w:sz w:val="24"/>
          <w:szCs w:val="24"/>
          <w:lang w:val="en-US"/>
        </w:rPr>
        <w:t xml:space="preserve">relative </w:t>
      </w:r>
      <w:r w:rsidRPr="00120F42">
        <w:rPr>
          <w:sz w:val="24"/>
          <w:szCs w:val="24"/>
          <w:lang w:val="en-US"/>
        </w:rPr>
        <w:t xml:space="preserve">proxy for terminal velocity </w:t>
      </w:r>
      <w:r w:rsidR="0078729B" w:rsidRPr="00120F42">
        <w:rPr>
          <w:sz w:val="24"/>
          <w:szCs w:val="24"/>
          <w:lang w:val="en-US"/>
        </w:rPr>
        <w:t xml:space="preserve">and </w:t>
      </w:r>
      <w:r w:rsidRPr="00120F42">
        <w:rPr>
          <w:sz w:val="24"/>
          <w:szCs w:val="24"/>
          <w:lang w:val="en-US"/>
        </w:rPr>
        <w:t>test</w:t>
      </w:r>
      <w:r w:rsidR="0078729B" w:rsidRPr="00120F42">
        <w:rPr>
          <w:sz w:val="24"/>
          <w:szCs w:val="24"/>
          <w:lang w:val="en-US"/>
        </w:rPr>
        <w:t>ed</w:t>
      </w:r>
      <w:r w:rsidRPr="00120F42">
        <w:rPr>
          <w:sz w:val="24"/>
          <w:szCs w:val="24"/>
          <w:lang w:val="en-US"/>
        </w:rPr>
        <w:t xml:space="preserve"> whether the elongate–globose axis of spore shape </w:t>
      </w:r>
      <w:r w:rsidR="0078729B" w:rsidRPr="00120F42">
        <w:rPr>
          <w:sz w:val="24"/>
          <w:szCs w:val="24"/>
          <w:lang w:val="en-US"/>
        </w:rPr>
        <w:t xml:space="preserve">corresponds </w:t>
      </w:r>
      <w:r w:rsidRPr="00120F42">
        <w:rPr>
          <w:sz w:val="24"/>
          <w:szCs w:val="24"/>
          <w:lang w:val="en-US"/>
        </w:rPr>
        <w:t xml:space="preserve">to differences in settling after release. In </w:t>
      </w:r>
      <w:r w:rsidR="0078729B" w:rsidRPr="00120F42">
        <w:rPr>
          <w:sz w:val="24"/>
          <w:szCs w:val="24"/>
          <w:lang w:val="en-US"/>
        </w:rPr>
        <w:t>our approach</w:t>
      </w:r>
      <w:r w:rsidRPr="00120F42">
        <w:rPr>
          <w:sz w:val="24"/>
          <w:szCs w:val="24"/>
          <w:lang w:val="en-US"/>
        </w:rPr>
        <w:t>,</w:t>
      </w:r>
      <w:r w:rsidR="0078729B" w:rsidRPr="00120F42">
        <w:rPr>
          <w:sz w:val="24"/>
          <w:szCs w:val="24"/>
          <w:lang w:val="en-US"/>
        </w:rPr>
        <w:t xml:space="preserve"> </w:t>
      </w:r>
      <w:r w:rsidRPr="00120F42">
        <w:rPr>
          <w:sz w:val="24"/>
          <w:szCs w:val="24"/>
          <w:lang w:val="en-US"/>
        </w:rPr>
        <w:t xml:space="preserve">terminal velocity </w:t>
      </w:r>
      <w:r w:rsidR="0078729B" w:rsidRPr="00120F42">
        <w:rPr>
          <w:sz w:val="24"/>
          <w:szCs w:val="24"/>
          <w:lang w:val="en-US"/>
        </w:rPr>
        <w:t>is</w:t>
      </w:r>
      <w:r w:rsidRPr="00120F42">
        <w:rPr>
          <w:sz w:val="24"/>
          <w:szCs w:val="24"/>
          <w:lang w:val="en-US"/>
        </w:rPr>
        <w:t xml:space="preserve"> the steady speed reached </w:t>
      </w:r>
      <w:r w:rsidR="0078729B" w:rsidRPr="00120F42">
        <w:rPr>
          <w:sz w:val="24"/>
          <w:szCs w:val="24"/>
          <w:lang w:val="en-US"/>
        </w:rPr>
        <w:t>by spores in Stokes flow regimes</w:t>
      </w:r>
      <w:r w:rsidR="009F262C" w:rsidRPr="00120F42">
        <w:rPr>
          <w:sz w:val="24"/>
          <w:szCs w:val="24"/>
          <w:lang w:val="en-US"/>
        </w:rPr>
        <w:t xml:space="preserve"> in free fall through still air</w:t>
      </w:r>
      <w:r w:rsidRPr="00120F42">
        <w:rPr>
          <w:sz w:val="24"/>
          <w:szCs w:val="24"/>
          <w:lang w:val="en-US"/>
        </w:rPr>
        <w:t xml:space="preserve">. The resulting proxy was roughly </w:t>
      </w:r>
      <w:r w:rsidRPr="00120F42">
        <w:rPr>
          <w:sz w:val="24"/>
          <w:szCs w:val="24"/>
          <w:lang w:val="en-US"/>
        </w:rPr>
        <w:lastRenderedPageBreak/>
        <w:t xml:space="preserve">normally distributed across species and spanned an approximately </w:t>
      </w:r>
      <w:r w:rsidR="002674D5" w:rsidRPr="00120F42">
        <w:rPr>
          <w:sz w:val="24"/>
          <w:szCs w:val="24"/>
          <w:lang w:val="en-US"/>
        </w:rPr>
        <w:t>threefold</w:t>
      </w:r>
      <w:r w:rsidRPr="00120F42">
        <w:rPr>
          <w:sz w:val="24"/>
          <w:szCs w:val="24"/>
          <w:lang w:val="en-US"/>
        </w:rPr>
        <w:t xml:space="preserve"> range (F</w:t>
      </w:r>
      <w:r w:rsidR="00AE7225">
        <w:rPr>
          <w:sz w:val="24"/>
          <w:szCs w:val="24"/>
          <w:lang w:val="en-US"/>
        </w:rPr>
        <w:t>IG</w:t>
      </w:r>
      <w:r w:rsidRPr="00120F42">
        <w:rPr>
          <w:sz w:val="24"/>
          <w:szCs w:val="24"/>
          <w:lang w:val="en-US"/>
        </w:rPr>
        <w:t xml:space="preserve">. 6). </w:t>
      </w:r>
      <w:r w:rsidRPr="0046121F">
        <w:rPr>
          <w:sz w:val="24"/>
          <w:szCs w:val="24"/>
          <w:lang w:val="en-US"/>
        </w:rPr>
        <w:t>Species</w:t>
      </w:r>
      <w:r w:rsidR="0078729B" w:rsidRPr="0046121F">
        <w:rPr>
          <w:sz w:val="24"/>
          <w:szCs w:val="24"/>
          <w:lang w:val="en-US"/>
        </w:rPr>
        <w:t>’</w:t>
      </w:r>
      <w:r w:rsidR="009F262C" w:rsidRPr="0046121F">
        <w:rPr>
          <w:sz w:val="24"/>
          <w:szCs w:val="24"/>
          <w:lang w:val="en-US"/>
        </w:rPr>
        <w:t xml:space="preserve"> </w:t>
      </w:r>
      <w:r w:rsidRPr="0046121F">
        <w:rPr>
          <w:sz w:val="24"/>
          <w:szCs w:val="24"/>
          <w:lang w:val="en-US"/>
        </w:rPr>
        <w:t>PC1</w:t>
      </w:r>
      <w:r w:rsidR="0078729B" w:rsidRPr="0046121F">
        <w:rPr>
          <w:sz w:val="24"/>
          <w:szCs w:val="24"/>
          <w:lang w:val="en-US"/>
        </w:rPr>
        <w:t xml:space="preserve"> scores</w:t>
      </w:r>
      <w:r w:rsidRPr="0046121F">
        <w:rPr>
          <w:sz w:val="24"/>
          <w:szCs w:val="24"/>
          <w:lang w:val="en-US"/>
        </w:rPr>
        <w:t xml:space="preserve"> </w:t>
      </w:r>
      <w:r w:rsidR="002674D5" w:rsidRPr="0046121F">
        <w:rPr>
          <w:sz w:val="24"/>
          <w:szCs w:val="24"/>
          <w:lang w:val="en-US"/>
        </w:rPr>
        <w:t>are associated</w:t>
      </w:r>
      <w:r w:rsidR="0078729B" w:rsidRPr="0046121F">
        <w:rPr>
          <w:sz w:val="24"/>
          <w:szCs w:val="24"/>
          <w:lang w:val="en-US"/>
        </w:rPr>
        <w:t xml:space="preserve"> </w:t>
      </w:r>
      <w:r w:rsidRPr="0046121F">
        <w:rPr>
          <w:sz w:val="24"/>
          <w:szCs w:val="24"/>
          <w:lang w:val="en-US"/>
        </w:rPr>
        <w:t>with normalized terminal velocity</w:t>
      </w:r>
      <w:r w:rsidR="002674D5" w:rsidRPr="0046121F">
        <w:rPr>
          <w:sz w:val="24"/>
          <w:szCs w:val="24"/>
          <w:lang w:val="en-US"/>
        </w:rPr>
        <w:t xml:space="preserve"> (r = 0.38, r² = 0.</w:t>
      </w:r>
      <w:commentRangeStart w:id="102"/>
      <w:r w:rsidR="002674D5" w:rsidRPr="0046121F">
        <w:rPr>
          <w:sz w:val="24"/>
          <w:szCs w:val="24"/>
          <w:lang w:val="en-US"/>
        </w:rPr>
        <w:t>14</w:t>
      </w:r>
      <w:commentRangeEnd w:id="102"/>
      <w:r w:rsidR="00D967E9" w:rsidRPr="0046121F">
        <w:rPr>
          <w:rStyle w:val="CommentReference"/>
          <w:sz w:val="24"/>
          <w:szCs w:val="24"/>
          <w:lang w:val="en-US"/>
        </w:rPr>
        <w:commentReference w:id="102"/>
      </w:r>
      <w:r w:rsidR="0046121F" w:rsidRPr="0046121F">
        <w:rPr>
          <w:sz w:val="24"/>
          <w:szCs w:val="24"/>
          <w:lang w:val="en-US"/>
        </w:rPr>
        <w:t xml:space="preserve"> , p &lt; 0.05</w:t>
      </w:r>
      <w:r w:rsidR="002674D5" w:rsidRPr="0046121F">
        <w:rPr>
          <w:sz w:val="24"/>
          <w:szCs w:val="24"/>
          <w:lang w:val="en-US"/>
        </w:rPr>
        <w:t>)</w:t>
      </w:r>
      <w:r w:rsidRPr="0046121F">
        <w:rPr>
          <w:sz w:val="24"/>
          <w:szCs w:val="24"/>
          <w:lang w:val="en-US"/>
        </w:rPr>
        <w:t>:</w:t>
      </w:r>
      <w:r w:rsidRPr="00120F42">
        <w:rPr>
          <w:sz w:val="24"/>
          <w:szCs w:val="24"/>
          <w:lang w:val="en-US"/>
        </w:rPr>
        <w:t xml:space="preserve"> more elongate spores tend to </w:t>
      </w:r>
      <w:r w:rsidR="0078729B" w:rsidRPr="00120F42">
        <w:rPr>
          <w:sz w:val="24"/>
          <w:szCs w:val="24"/>
          <w:lang w:val="en-US"/>
        </w:rPr>
        <w:t>display</w:t>
      </w:r>
      <w:r w:rsidRPr="00120F42">
        <w:rPr>
          <w:sz w:val="24"/>
          <w:szCs w:val="24"/>
          <w:lang w:val="en-US"/>
        </w:rPr>
        <w:t xml:space="preserve"> lower terminal</w:t>
      </w:r>
      <w:r w:rsidR="0078729B" w:rsidRPr="00120F42">
        <w:rPr>
          <w:sz w:val="24"/>
          <w:szCs w:val="24"/>
          <w:lang w:val="en-US"/>
        </w:rPr>
        <w:t xml:space="preserve"> </w:t>
      </w:r>
      <w:r w:rsidRPr="00120F42">
        <w:rPr>
          <w:sz w:val="24"/>
          <w:szCs w:val="24"/>
          <w:lang w:val="en-US"/>
        </w:rPr>
        <w:t>velocit</w:t>
      </w:r>
      <w:r w:rsidR="0078729B" w:rsidRPr="00120F42">
        <w:rPr>
          <w:sz w:val="24"/>
          <w:szCs w:val="24"/>
          <w:lang w:val="en-US"/>
        </w:rPr>
        <w:t xml:space="preserve">ies while </w:t>
      </w:r>
      <w:r w:rsidRPr="00120F42">
        <w:rPr>
          <w:sz w:val="24"/>
          <w:szCs w:val="24"/>
          <w:lang w:val="en-US"/>
        </w:rPr>
        <w:t xml:space="preserve">more globose spores tend to </w:t>
      </w:r>
      <w:r w:rsidR="0078729B" w:rsidRPr="00120F42">
        <w:rPr>
          <w:sz w:val="24"/>
          <w:szCs w:val="24"/>
          <w:lang w:val="en-US"/>
        </w:rPr>
        <w:t>display higher terminal velocities</w:t>
      </w:r>
      <w:r w:rsidRPr="00120F42">
        <w:rPr>
          <w:sz w:val="24"/>
          <w:szCs w:val="24"/>
          <w:lang w:val="en-US"/>
        </w:rPr>
        <w:t xml:space="preserve">. </w:t>
      </w:r>
      <w:r w:rsidR="0078729B" w:rsidRPr="00120F42">
        <w:rPr>
          <w:sz w:val="24"/>
          <w:szCs w:val="24"/>
          <w:lang w:val="en-US"/>
        </w:rPr>
        <w:t xml:space="preserve">Our </w:t>
      </w:r>
      <w:r w:rsidRPr="00120F42">
        <w:rPr>
          <w:sz w:val="24"/>
          <w:szCs w:val="24"/>
          <w:lang w:val="en-US"/>
        </w:rPr>
        <w:t>result is consistent with shape-related differences in drag during the initial phase of dispersal</w:t>
      </w:r>
      <w:r w:rsidR="0078729B" w:rsidRPr="00120F42">
        <w:rPr>
          <w:sz w:val="24"/>
          <w:szCs w:val="24"/>
          <w:lang w:val="en-US"/>
        </w:rPr>
        <w:t>,</w:t>
      </w:r>
      <w:r w:rsidRPr="00120F42">
        <w:rPr>
          <w:sz w:val="24"/>
          <w:szCs w:val="24"/>
          <w:lang w:val="en-US"/>
        </w:rPr>
        <w:t xml:space="preserve"> after release. However, because elongate spores in Stokes flow may also settle at an angle and exhibit lateral drift</w:t>
      </w:r>
      <w:r w:rsidR="0078729B" w:rsidRPr="00120F42">
        <w:rPr>
          <w:sz w:val="24"/>
          <w:szCs w:val="24"/>
          <w:lang w:val="en-US"/>
        </w:rPr>
        <w:t>,</w:t>
      </w:r>
      <w:r w:rsidRPr="00120F42">
        <w:rPr>
          <w:sz w:val="24"/>
          <w:szCs w:val="24"/>
          <w:lang w:val="en-US"/>
        </w:rPr>
        <w:t xml:space="preserve"> depending on </w:t>
      </w:r>
      <w:r w:rsidR="0078729B" w:rsidRPr="00120F42">
        <w:rPr>
          <w:sz w:val="24"/>
          <w:szCs w:val="24"/>
          <w:lang w:val="en-US"/>
        </w:rPr>
        <w:t xml:space="preserve">their </w:t>
      </w:r>
      <w:r w:rsidRPr="00120F42">
        <w:rPr>
          <w:sz w:val="24"/>
          <w:szCs w:val="24"/>
          <w:lang w:val="en-US"/>
        </w:rPr>
        <w:t>orientation</w:t>
      </w:r>
      <w:r w:rsidR="0078729B" w:rsidRPr="00120F42">
        <w:rPr>
          <w:sz w:val="24"/>
          <w:szCs w:val="24"/>
          <w:lang w:val="en-US"/>
        </w:rPr>
        <w:t>s</w:t>
      </w:r>
      <w:r w:rsidRPr="00120F42">
        <w:rPr>
          <w:sz w:val="24"/>
          <w:szCs w:val="24"/>
          <w:lang w:val="en-US"/>
        </w:rPr>
        <w:t xml:space="preserve">, </w:t>
      </w:r>
      <w:r w:rsidR="0078729B" w:rsidRPr="00120F42">
        <w:rPr>
          <w:sz w:val="24"/>
          <w:szCs w:val="24"/>
          <w:lang w:val="en-US"/>
        </w:rPr>
        <w:t>our analysis should</w:t>
      </w:r>
      <w:r w:rsidRPr="00120F42">
        <w:rPr>
          <w:sz w:val="24"/>
          <w:szCs w:val="24"/>
          <w:lang w:val="en-US"/>
        </w:rPr>
        <w:t xml:space="preserve"> be interpreted</w:t>
      </w:r>
      <w:r w:rsidR="0078729B" w:rsidRPr="00120F42">
        <w:rPr>
          <w:sz w:val="24"/>
          <w:szCs w:val="24"/>
          <w:lang w:val="en-US"/>
        </w:rPr>
        <w:t xml:space="preserve"> with caution. It is based on</w:t>
      </w:r>
      <w:r w:rsidRPr="00120F42">
        <w:rPr>
          <w:sz w:val="24"/>
          <w:szCs w:val="24"/>
          <w:lang w:val="en-US"/>
        </w:rPr>
        <w:t xml:space="preserve"> a comparative index</w:t>
      </w:r>
      <w:r w:rsidR="0046121F">
        <w:rPr>
          <w:sz w:val="24"/>
          <w:szCs w:val="24"/>
          <w:lang w:val="en-US"/>
        </w:rPr>
        <w:t xml:space="preserve"> and </w:t>
      </w:r>
      <w:r w:rsidR="0078729B" w:rsidRPr="00120F42">
        <w:rPr>
          <w:sz w:val="24"/>
          <w:szCs w:val="24"/>
          <w:lang w:val="en-US"/>
        </w:rPr>
        <w:t>we are not providing</w:t>
      </w:r>
      <w:r w:rsidRPr="00120F42">
        <w:rPr>
          <w:sz w:val="24"/>
          <w:szCs w:val="24"/>
          <w:lang w:val="en-US"/>
        </w:rPr>
        <w:t xml:space="preserve"> estimates of real</w:t>
      </w:r>
      <w:r w:rsidR="00D967E9">
        <w:rPr>
          <w:sz w:val="24"/>
          <w:szCs w:val="24"/>
          <w:lang w:val="en-US"/>
        </w:rPr>
        <w:t>-</w:t>
      </w:r>
      <w:r w:rsidRPr="00120F42">
        <w:rPr>
          <w:sz w:val="24"/>
          <w:szCs w:val="24"/>
          <w:lang w:val="en-US"/>
        </w:rPr>
        <w:t>world settling speed</w:t>
      </w:r>
      <w:r w:rsidR="0078729B" w:rsidRPr="00120F42">
        <w:rPr>
          <w:sz w:val="24"/>
          <w:szCs w:val="24"/>
          <w:lang w:val="en-US"/>
        </w:rPr>
        <w:t>s</w:t>
      </w:r>
      <w:r w:rsidRPr="00120F42">
        <w:rPr>
          <w:sz w:val="24"/>
          <w:szCs w:val="24"/>
          <w:lang w:val="en-US"/>
        </w:rPr>
        <w:t>.</w:t>
      </w:r>
    </w:p>
    <w:p w14:paraId="45FB0818" w14:textId="3C9B426D" w:rsidR="00D25CCD" w:rsidRPr="00120F42" w:rsidRDefault="00D25CCD">
      <w:pPr>
        <w:spacing w:line="480" w:lineRule="auto"/>
        <w:rPr>
          <w:noProof/>
          <w:sz w:val="24"/>
          <w:szCs w:val="24"/>
        </w:rPr>
      </w:pPr>
    </w:p>
    <w:p w14:paraId="204FF955" w14:textId="15B926E1" w:rsidR="009F262C" w:rsidRPr="00120F42" w:rsidRDefault="002674D5">
      <w:pPr>
        <w:spacing w:line="480" w:lineRule="auto"/>
        <w:rPr>
          <w:noProof/>
          <w:sz w:val="24"/>
          <w:szCs w:val="24"/>
        </w:rPr>
      </w:pPr>
      <w:r w:rsidRPr="00120F42">
        <w:rPr>
          <w:noProof/>
          <w:sz w:val="24"/>
          <w:szCs w:val="24"/>
        </w:rPr>
        <w:lastRenderedPageBreak/>
        <w:drawing>
          <wp:inline distT="0" distB="0" distL="0" distR="0" wp14:anchorId="7B1545B9" wp14:editId="6574C25B">
            <wp:extent cx="3181350" cy="8687533"/>
            <wp:effectExtent l="0" t="0" r="0" b="0"/>
            <wp:docPr id="163125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2885" name=""/>
                    <pic:cNvPicPr/>
                  </pic:nvPicPr>
                  <pic:blipFill>
                    <a:blip r:embed="rId73"/>
                    <a:stretch>
                      <a:fillRect/>
                    </a:stretch>
                  </pic:blipFill>
                  <pic:spPr>
                    <a:xfrm>
                      <a:off x="0" y="0"/>
                      <a:ext cx="3181893" cy="8689016"/>
                    </a:xfrm>
                    <a:prstGeom prst="rect">
                      <a:avLst/>
                    </a:prstGeom>
                  </pic:spPr>
                </pic:pic>
              </a:graphicData>
            </a:graphic>
          </wp:inline>
        </w:drawing>
      </w:r>
    </w:p>
    <w:p w14:paraId="049F31CB" w14:textId="77777777" w:rsidR="00D25CCD" w:rsidRPr="00120F42" w:rsidRDefault="00D25CCD">
      <w:pPr>
        <w:spacing w:line="480" w:lineRule="auto"/>
        <w:rPr>
          <w:sz w:val="24"/>
          <w:szCs w:val="24"/>
        </w:rPr>
      </w:pPr>
    </w:p>
    <w:p w14:paraId="4AFE23A4" w14:textId="4CBDBB7C" w:rsidR="00D25CCD" w:rsidRPr="00120F42" w:rsidRDefault="00506A93">
      <w:pPr>
        <w:spacing w:line="480" w:lineRule="auto"/>
        <w:rPr>
          <w:b/>
          <w:bCs/>
          <w:sz w:val="24"/>
          <w:szCs w:val="24"/>
        </w:rPr>
      </w:pPr>
      <w:r>
        <w:rPr>
          <w:b/>
          <w:bCs/>
          <w:sz w:val="24"/>
          <w:szCs w:val="24"/>
        </w:rPr>
        <w:t>DISCUSSION</w:t>
      </w:r>
    </w:p>
    <w:p w14:paraId="6E19CEE3" w14:textId="7430EF0D" w:rsidR="00D25CCD" w:rsidRPr="00120F42" w:rsidRDefault="00E33BAE" w:rsidP="51DC11E3">
      <w:pPr>
        <w:spacing w:line="480" w:lineRule="auto"/>
        <w:rPr>
          <w:sz w:val="24"/>
          <w:szCs w:val="24"/>
          <w:lang w:val="en-US"/>
        </w:rPr>
      </w:pPr>
      <w:r w:rsidRPr="00120F42">
        <w:rPr>
          <w:i/>
          <w:iCs/>
          <w:sz w:val="24"/>
          <w:szCs w:val="24"/>
          <w:lang w:val="en-US"/>
        </w:rPr>
        <w:t>The shapes of</w:t>
      </w:r>
      <w:r w:rsidRPr="00120F42">
        <w:rPr>
          <w:sz w:val="24"/>
          <w:szCs w:val="24"/>
          <w:lang w:val="en-US"/>
        </w:rPr>
        <w:t xml:space="preserve"> </w:t>
      </w:r>
      <w:r w:rsidR="51DC11E3" w:rsidRPr="00120F42">
        <w:rPr>
          <w:sz w:val="24"/>
          <w:szCs w:val="24"/>
          <w:lang w:val="en-US"/>
        </w:rPr>
        <w:t>Amanita</w:t>
      </w:r>
      <w:r w:rsidR="51DC11E3" w:rsidRPr="00120F42">
        <w:rPr>
          <w:i/>
          <w:iCs/>
          <w:sz w:val="24"/>
          <w:szCs w:val="24"/>
          <w:lang w:val="en-US"/>
        </w:rPr>
        <w:t xml:space="preserve"> </w:t>
      </w:r>
      <w:commentRangeStart w:id="103"/>
      <w:commentRangeStart w:id="104"/>
      <w:commentRangeStart w:id="105"/>
      <w:r w:rsidR="51DC11E3" w:rsidRPr="00120F42">
        <w:rPr>
          <w:i/>
          <w:iCs/>
          <w:sz w:val="24"/>
          <w:szCs w:val="24"/>
          <w:lang w:val="en-US"/>
        </w:rPr>
        <w:t>spore</w:t>
      </w:r>
      <w:commentRangeEnd w:id="103"/>
      <w:r w:rsidRPr="00120F42">
        <w:rPr>
          <w:rStyle w:val="CommentReference"/>
          <w:i/>
          <w:iCs/>
          <w:sz w:val="24"/>
          <w:szCs w:val="24"/>
          <w:lang w:val="en-US"/>
        </w:rPr>
        <w:commentReference w:id="103"/>
      </w:r>
      <w:commentRangeEnd w:id="104"/>
      <w:r w:rsidRPr="00120F42">
        <w:rPr>
          <w:rStyle w:val="CommentReference"/>
          <w:i/>
          <w:iCs/>
          <w:sz w:val="24"/>
          <w:szCs w:val="24"/>
          <w:lang w:val="en-US"/>
        </w:rPr>
        <w:commentReference w:id="104"/>
      </w:r>
      <w:commentRangeEnd w:id="105"/>
      <w:r w:rsidR="004B60CA" w:rsidRPr="00120F42">
        <w:rPr>
          <w:rStyle w:val="CommentReference"/>
          <w:i/>
          <w:iCs/>
          <w:sz w:val="24"/>
          <w:szCs w:val="24"/>
          <w:lang w:val="en-US"/>
        </w:rPr>
        <w:commentReference w:id="105"/>
      </w:r>
      <w:r w:rsidRPr="00120F42">
        <w:rPr>
          <w:i/>
          <w:iCs/>
          <w:sz w:val="24"/>
          <w:szCs w:val="24"/>
          <w:lang w:val="en-US"/>
        </w:rPr>
        <w:t>s</w:t>
      </w:r>
      <w:r w:rsidR="51DC11E3" w:rsidRPr="00120F42">
        <w:rPr>
          <w:i/>
          <w:iCs/>
          <w:sz w:val="24"/>
          <w:szCs w:val="24"/>
          <w:lang w:val="en-US"/>
        </w:rPr>
        <w:t xml:space="preserve"> are simple but the </w:t>
      </w:r>
      <w:r w:rsidRPr="00120F42">
        <w:rPr>
          <w:i/>
          <w:iCs/>
          <w:sz w:val="24"/>
          <w:szCs w:val="24"/>
          <w:lang w:val="en-US"/>
        </w:rPr>
        <w:t>influences on</w:t>
      </w:r>
      <w:r w:rsidR="51DC11E3" w:rsidRPr="00120F42">
        <w:rPr>
          <w:i/>
          <w:iCs/>
          <w:sz w:val="24"/>
          <w:szCs w:val="24"/>
          <w:lang w:val="en-US"/>
        </w:rPr>
        <w:t xml:space="preserve"> shape are complex.—</w:t>
      </w:r>
    </w:p>
    <w:p w14:paraId="0FEE4B01" w14:textId="006BF856" w:rsidR="00E33BAE" w:rsidRPr="00120F42" w:rsidRDefault="51DC11E3" w:rsidP="51DC11E3">
      <w:pPr>
        <w:spacing w:line="480" w:lineRule="auto"/>
        <w:rPr>
          <w:sz w:val="24"/>
          <w:szCs w:val="24"/>
          <w:lang w:val="en-US"/>
        </w:rPr>
      </w:pPr>
      <w:r w:rsidRPr="00120F42">
        <w:rPr>
          <w:sz w:val="24"/>
          <w:szCs w:val="24"/>
          <w:lang w:val="en-US"/>
        </w:rPr>
        <w:t>Across</w:t>
      </w:r>
      <w:r w:rsidR="00E33BAE" w:rsidRPr="00120F42">
        <w:rPr>
          <w:sz w:val="24"/>
          <w:szCs w:val="24"/>
          <w:lang w:val="en-US"/>
        </w:rPr>
        <w:t xml:space="preserve"> the genus</w:t>
      </w:r>
      <w:r w:rsidRPr="00120F42">
        <w:rPr>
          <w:sz w:val="24"/>
          <w:szCs w:val="24"/>
          <w:lang w:val="en-US"/>
        </w:rPr>
        <w:t xml:space="preserve"> </w:t>
      </w:r>
      <w:r w:rsidRPr="00120F42">
        <w:rPr>
          <w:i/>
          <w:iCs/>
          <w:sz w:val="24"/>
          <w:szCs w:val="24"/>
          <w:lang w:val="en-US"/>
        </w:rPr>
        <w:t>Amanita</w:t>
      </w:r>
      <w:r w:rsidRPr="00120F42">
        <w:rPr>
          <w:sz w:val="24"/>
          <w:szCs w:val="24"/>
          <w:lang w:val="en-US"/>
        </w:rPr>
        <w:t xml:space="preserve">, </w:t>
      </w:r>
      <w:r w:rsidR="00E33BAE" w:rsidRPr="00120F42">
        <w:rPr>
          <w:sz w:val="24"/>
          <w:szCs w:val="24"/>
          <w:lang w:val="en-US"/>
        </w:rPr>
        <w:t xml:space="preserve">variation in </w:t>
      </w:r>
      <w:r w:rsidRPr="00120F42">
        <w:rPr>
          <w:sz w:val="24"/>
          <w:szCs w:val="24"/>
          <w:lang w:val="en-US"/>
        </w:rPr>
        <w:t>spore outline</w:t>
      </w:r>
      <w:r w:rsidR="00E33BAE" w:rsidRPr="00120F42">
        <w:rPr>
          <w:sz w:val="24"/>
          <w:szCs w:val="24"/>
          <w:lang w:val="en-US"/>
        </w:rPr>
        <w:t>s</w:t>
      </w:r>
      <w:r w:rsidRPr="00120F42">
        <w:rPr>
          <w:sz w:val="24"/>
          <w:szCs w:val="24"/>
          <w:lang w:val="en-US"/>
        </w:rPr>
        <w:t xml:space="preserve"> was dominated by a single elongate–globose axis (</w:t>
      </w:r>
      <w:r w:rsidR="004B60CA">
        <w:rPr>
          <w:sz w:val="24"/>
          <w:szCs w:val="24"/>
          <w:lang w:val="en-US"/>
        </w:rPr>
        <w:t xml:space="preserve">PC1, </w:t>
      </w:r>
      <w:r w:rsidRPr="00120F42">
        <w:rPr>
          <w:sz w:val="24"/>
          <w:szCs w:val="24"/>
          <w:lang w:val="en-US"/>
        </w:rPr>
        <w:t xml:space="preserve">FIG. 3). </w:t>
      </w:r>
      <w:r w:rsidR="00E33BAE" w:rsidRPr="00120F42">
        <w:rPr>
          <w:sz w:val="24"/>
          <w:szCs w:val="24"/>
          <w:lang w:val="en-US"/>
        </w:rPr>
        <w:t>In other words,</w:t>
      </w:r>
      <w:r w:rsidRPr="00120F42">
        <w:rPr>
          <w:sz w:val="24"/>
          <w:szCs w:val="24"/>
          <w:lang w:val="en-US"/>
        </w:rPr>
        <w:t xml:space="preserve"> the </w:t>
      </w:r>
      <w:r w:rsidR="00E33BAE" w:rsidRPr="00120F42">
        <w:rPr>
          <w:sz w:val="24"/>
          <w:szCs w:val="24"/>
          <w:lang w:val="en-US"/>
        </w:rPr>
        <w:t xml:space="preserve">primary </w:t>
      </w:r>
      <w:r w:rsidRPr="00120F42">
        <w:rPr>
          <w:sz w:val="24"/>
          <w:szCs w:val="24"/>
          <w:lang w:val="en-US"/>
        </w:rPr>
        <w:t xml:space="preserve">morphometric signal corresponds to a shape spectrum already familiar to taxonomists, rather than to an abstract statistical axis disconnected from morphological descriptions. </w:t>
      </w:r>
    </w:p>
    <w:p w14:paraId="10315C4C" w14:textId="716798EC" w:rsidR="00D25CCD" w:rsidRPr="00120F42" w:rsidRDefault="51DC11E3" w:rsidP="002674D5">
      <w:pPr>
        <w:spacing w:line="480" w:lineRule="auto"/>
        <w:ind w:firstLine="720"/>
        <w:rPr>
          <w:sz w:val="24"/>
          <w:szCs w:val="24"/>
          <w:lang w:val="en-US"/>
        </w:rPr>
      </w:pPr>
      <w:r w:rsidRPr="00120F42">
        <w:rPr>
          <w:sz w:val="24"/>
          <w:szCs w:val="24"/>
          <w:lang w:val="en-US"/>
        </w:rPr>
        <w:t xml:space="preserve">Although </w:t>
      </w:r>
      <w:r w:rsidR="00E33BAE" w:rsidRPr="00120F42">
        <w:rPr>
          <w:sz w:val="24"/>
          <w:szCs w:val="24"/>
          <w:lang w:val="en-US"/>
        </w:rPr>
        <w:t xml:space="preserve">the </w:t>
      </w:r>
      <w:r w:rsidRPr="00120F42">
        <w:rPr>
          <w:sz w:val="24"/>
          <w:szCs w:val="24"/>
          <w:lang w:val="en-US"/>
        </w:rPr>
        <w:t xml:space="preserve">spores occupy a </w:t>
      </w:r>
      <w:r w:rsidR="0046121F" w:rsidRPr="00120F42">
        <w:rPr>
          <w:sz w:val="24"/>
          <w:szCs w:val="24"/>
          <w:lang w:val="en-US"/>
        </w:rPr>
        <w:t>simple</w:t>
      </w:r>
      <w:r w:rsidRPr="00120F42">
        <w:rPr>
          <w:sz w:val="24"/>
          <w:szCs w:val="24"/>
          <w:lang w:val="en-US"/>
        </w:rPr>
        <w:t xml:space="preserve"> morphospace, the </w:t>
      </w:r>
      <w:r w:rsidR="00E33BAE" w:rsidRPr="00120F42">
        <w:rPr>
          <w:sz w:val="24"/>
          <w:szCs w:val="24"/>
          <w:lang w:val="en-US"/>
        </w:rPr>
        <w:t>influences on shape</w:t>
      </w:r>
      <w:r w:rsidRPr="00120F42">
        <w:rPr>
          <w:sz w:val="24"/>
          <w:szCs w:val="24"/>
          <w:lang w:val="en-US"/>
        </w:rPr>
        <w:t xml:space="preserve"> appear to be complex and likely act across </w:t>
      </w:r>
      <w:r w:rsidR="005E08CF" w:rsidRPr="00120F42">
        <w:rPr>
          <w:sz w:val="24"/>
          <w:szCs w:val="24"/>
          <w:lang w:val="en-US"/>
        </w:rPr>
        <w:t xml:space="preserve">release, transport, deposition, and germination </w:t>
      </w:r>
      <w:r w:rsidRPr="00120F42">
        <w:rPr>
          <w:sz w:val="24"/>
          <w:szCs w:val="24"/>
          <w:lang w:val="en-US"/>
        </w:rPr>
        <w:t>(Pringle et al. 2015; Aguilar-Trigueros et al. 2015).</w:t>
      </w:r>
      <w:r w:rsidR="00E33BAE" w:rsidRPr="00120F42">
        <w:rPr>
          <w:sz w:val="24"/>
          <w:szCs w:val="24"/>
          <w:lang w:val="en-US"/>
        </w:rPr>
        <w:t xml:space="preserve"> </w:t>
      </w:r>
      <w:r w:rsidR="004504C1" w:rsidRPr="00120F42">
        <w:rPr>
          <w:sz w:val="24"/>
          <w:szCs w:val="24"/>
          <w:lang w:val="en-US"/>
        </w:rPr>
        <w:t xml:space="preserve">Ectomycorrhizal species </w:t>
      </w:r>
      <w:r w:rsidR="0046121F" w:rsidRPr="00120F42">
        <w:rPr>
          <w:sz w:val="24"/>
          <w:szCs w:val="24"/>
          <w:lang w:val="en-US"/>
        </w:rPr>
        <w:t>outnumber</w:t>
      </w:r>
      <w:r w:rsidR="004504C1" w:rsidRPr="00120F42">
        <w:rPr>
          <w:sz w:val="24"/>
          <w:szCs w:val="24"/>
          <w:lang w:val="en-US"/>
        </w:rPr>
        <w:t xml:space="preserve"> </w:t>
      </w:r>
      <w:r w:rsidR="00E33BAE" w:rsidRPr="00120F42">
        <w:rPr>
          <w:sz w:val="24"/>
          <w:szCs w:val="24"/>
          <w:lang w:val="en-US"/>
        </w:rPr>
        <w:t xml:space="preserve">decomposer or other species, and the imbalance limits our comparisons among groups. Nonetheless, an initial signal of trophic mode disappeared when the phylogenetic relatedness of species was taken into account. Local climate </w:t>
      </w:r>
      <w:r w:rsidR="00400E55" w:rsidRPr="00120F42">
        <w:rPr>
          <w:sz w:val="24"/>
          <w:szCs w:val="24"/>
          <w:lang w:val="en-US"/>
        </w:rPr>
        <w:t>correlated with</w:t>
      </w:r>
      <w:r w:rsidR="00E33BAE" w:rsidRPr="00120F42">
        <w:rPr>
          <w:sz w:val="24"/>
          <w:szCs w:val="24"/>
          <w:lang w:val="en-US"/>
        </w:rPr>
        <w:t xml:space="preserve"> shape, even in a phylogenetically explicit analysis, and shape is also related to the physics of how spores move through air. In general, shape appears to evolve </w:t>
      </w:r>
      <w:r w:rsidR="00400E55" w:rsidRPr="00120F42">
        <w:rPr>
          <w:sz w:val="24"/>
          <w:szCs w:val="24"/>
          <w:lang w:val="en-US"/>
        </w:rPr>
        <w:t>rapidly</w:t>
      </w:r>
      <w:r w:rsidR="00E33BAE" w:rsidRPr="00120F42">
        <w:rPr>
          <w:sz w:val="24"/>
          <w:szCs w:val="24"/>
          <w:lang w:val="en-US"/>
        </w:rPr>
        <w:t xml:space="preserve">, and there is no evidence of phylogenetic </w:t>
      </w:r>
      <w:commentRangeStart w:id="106"/>
      <w:commentRangeStart w:id="107"/>
      <w:r w:rsidR="00E33BAE" w:rsidRPr="00120F42">
        <w:rPr>
          <w:sz w:val="24"/>
          <w:szCs w:val="24"/>
          <w:lang w:val="en-US"/>
        </w:rPr>
        <w:t>conservation</w:t>
      </w:r>
      <w:commentRangeEnd w:id="106"/>
      <w:r w:rsidR="00E33BAE" w:rsidRPr="00120F42">
        <w:rPr>
          <w:rStyle w:val="CommentReference"/>
          <w:sz w:val="24"/>
          <w:szCs w:val="24"/>
          <w:lang w:val="en-US"/>
        </w:rPr>
        <w:commentReference w:id="106"/>
      </w:r>
      <w:commentRangeEnd w:id="107"/>
      <w:r w:rsidRPr="00120F42">
        <w:rPr>
          <w:rStyle w:val="CommentReference"/>
          <w:sz w:val="24"/>
          <w:szCs w:val="24"/>
          <w:lang w:val="en-US"/>
        </w:rPr>
        <w:commentReference w:id="107"/>
      </w:r>
      <w:r w:rsidR="00E33BAE" w:rsidRPr="00120F42">
        <w:rPr>
          <w:sz w:val="24"/>
          <w:szCs w:val="24"/>
          <w:lang w:val="en-US"/>
        </w:rPr>
        <w:t>.</w:t>
      </w:r>
    </w:p>
    <w:p w14:paraId="59A8A7F5" w14:textId="6742B69E" w:rsidR="00F67265" w:rsidRPr="00120F42" w:rsidRDefault="00F67265" w:rsidP="002674D5">
      <w:pPr>
        <w:spacing w:line="480" w:lineRule="auto"/>
        <w:ind w:firstLine="720"/>
        <w:rPr>
          <w:sz w:val="24"/>
          <w:szCs w:val="24"/>
          <w:lang w:val="en-US"/>
        </w:rPr>
      </w:pPr>
      <w:r w:rsidRPr="00120F42">
        <w:rPr>
          <w:sz w:val="24"/>
          <w:szCs w:val="24"/>
        </w:rPr>
        <w:t xml:space="preserve">Unlike spore shape, estimated spore volume was associated with neither trophic mode nor climate after accounting for phylogeny, </w:t>
      </w:r>
      <w:r w:rsidRPr="006B66EB">
        <w:rPr>
          <w:sz w:val="24"/>
          <w:szCs w:val="24"/>
        </w:rPr>
        <w:t>suggesting th</w:t>
      </w:r>
      <w:r w:rsidR="004B60CA" w:rsidRPr="006B66EB">
        <w:rPr>
          <w:sz w:val="24"/>
          <w:szCs w:val="24"/>
        </w:rPr>
        <w:t>e</w:t>
      </w:r>
      <w:r w:rsidRPr="006B66EB">
        <w:rPr>
          <w:sz w:val="24"/>
          <w:szCs w:val="24"/>
        </w:rPr>
        <w:t xml:space="preserve"> broader links between spore </w:t>
      </w:r>
      <w:r w:rsidR="004B60CA" w:rsidRPr="006B66EB">
        <w:rPr>
          <w:sz w:val="24"/>
          <w:szCs w:val="24"/>
        </w:rPr>
        <w:t>volume</w:t>
      </w:r>
      <w:r w:rsidR="004B60CA" w:rsidRPr="006B66EB">
        <w:rPr>
          <w:sz w:val="24"/>
          <w:szCs w:val="24"/>
        </w:rPr>
        <w:t xml:space="preserve"> and</w:t>
      </w:r>
      <w:r w:rsidRPr="006B66EB">
        <w:rPr>
          <w:sz w:val="24"/>
          <w:szCs w:val="24"/>
        </w:rPr>
        <w:t xml:space="preserve"> </w:t>
      </w:r>
      <w:r w:rsidR="004B60CA" w:rsidRPr="006B66EB">
        <w:rPr>
          <w:sz w:val="24"/>
          <w:szCs w:val="24"/>
        </w:rPr>
        <w:t xml:space="preserve">natural history </w:t>
      </w:r>
      <w:r w:rsidR="004B60CA" w:rsidRPr="006B66EB">
        <w:rPr>
          <w:sz w:val="24"/>
          <w:szCs w:val="24"/>
        </w:rPr>
        <w:t>found in other fungal genera</w:t>
      </w:r>
      <w:r w:rsidRPr="006B66EB">
        <w:rPr>
          <w:sz w:val="24"/>
          <w:szCs w:val="24"/>
        </w:rPr>
        <w:t xml:space="preserve"> do not </w:t>
      </w:r>
      <w:r w:rsidR="004B60CA" w:rsidRPr="006B66EB">
        <w:rPr>
          <w:sz w:val="24"/>
          <w:szCs w:val="24"/>
        </w:rPr>
        <w:t>translate directly to</w:t>
      </w:r>
      <w:r w:rsidRPr="006B66EB">
        <w:rPr>
          <w:sz w:val="24"/>
          <w:szCs w:val="24"/>
        </w:rPr>
        <w:t xml:space="preserve"> </w:t>
      </w:r>
      <w:commentRangeStart w:id="108"/>
      <w:commentRangeStart w:id="109"/>
      <w:commentRangeStart w:id="110"/>
      <w:commentRangeStart w:id="111"/>
      <w:r w:rsidRPr="006B66EB">
        <w:rPr>
          <w:i/>
          <w:iCs/>
          <w:sz w:val="24"/>
          <w:szCs w:val="24"/>
        </w:rPr>
        <w:t>Amanita</w:t>
      </w:r>
      <w:commentRangeEnd w:id="108"/>
      <w:r w:rsidR="004B60CA" w:rsidRPr="00120F42">
        <w:rPr>
          <w:rStyle w:val="CommentReference"/>
          <w:i/>
          <w:iCs/>
          <w:sz w:val="24"/>
          <w:szCs w:val="24"/>
        </w:rPr>
        <w:commentReference w:id="108"/>
      </w:r>
      <w:commentRangeEnd w:id="109"/>
      <w:r w:rsidR="004B60CA" w:rsidRPr="00120F42">
        <w:rPr>
          <w:rStyle w:val="CommentReference"/>
          <w:i/>
          <w:iCs/>
          <w:sz w:val="24"/>
          <w:szCs w:val="24"/>
        </w:rPr>
        <w:commentReference w:id="109"/>
      </w:r>
      <w:commentRangeEnd w:id="110"/>
      <w:r w:rsidR="004B60CA" w:rsidRPr="00120F42">
        <w:rPr>
          <w:rStyle w:val="CommentReference"/>
          <w:i/>
          <w:iCs/>
          <w:sz w:val="24"/>
          <w:szCs w:val="24"/>
        </w:rPr>
        <w:commentReference w:id="110"/>
      </w:r>
      <w:commentRangeEnd w:id="111"/>
      <w:r w:rsidR="006B66EB" w:rsidRPr="00120F42">
        <w:rPr>
          <w:rStyle w:val="CommentReference"/>
          <w:i/>
          <w:iCs/>
          <w:sz w:val="24"/>
          <w:szCs w:val="24"/>
        </w:rPr>
        <w:commentReference w:id="111"/>
      </w:r>
      <w:r w:rsidRPr="00120F42">
        <w:rPr>
          <w:i/>
          <w:iCs/>
          <w:sz w:val="24"/>
          <w:szCs w:val="24"/>
        </w:rPr>
        <w:t xml:space="preserve"> </w:t>
      </w:r>
      <w:r w:rsidR="004B60CA">
        <w:rPr>
          <w:sz w:val="24"/>
          <w:szCs w:val="24"/>
        </w:rPr>
        <w:t xml:space="preserve">fungi </w:t>
      </w:r>
      <w:r w:rsidRPr="00120F42">
        <w:rPr>
          <w:sz w:val="24"/>
          <w:szCs w:val="24"/>
        </w:rPr>
        <w:t>(Kauserud et al. 2011; Calhim et al. 2018).</w:t>
      </w:r>
    </w:p>
    <w:p w14:paraId="6989EC54" w14:textId="5FFC9973" w:rsidR="00D25CCD" w:rsidRPr="00120F42" w:rsidRDefault="00E33BAE" w:rsidP="51DC11E3">
      <w:pPr>
        <w:spacing w:line="480" w:lineRule="auto"/>
        <w:ind w:firstLine="720"/>
        <w:rPr>
          <w:sz w:val="24"/>
          <w:szCs w:val="24"/>
          <w:lang w:val="en-US"/>
        </w:rPr>
      </w:pPr>
      <w:r w:rsidRPr="00120F42">
        <w:rPr>
          <w:sz w:val="24"/>
          <w:szCs w:val="24"/>
          <w:lang w:val="en-US"/>
        </w:rPr>
        <w:t>The elongate-globose axis of spore shape (</w:t>
      </w:r>
      <w:r w:rsidR="51DC11E3" w:rsidRPr="00120F42">
        <w:rPr>
          <w:sz w:val="24"/>
          <w:szCs w:val="24"/>
          <w:lang w:val="en-US"/>
        </w:rPr>
        <w:t>PC1</w:t>
      </w:r>
      <w:r w:rsidRPr="00120F42">
        <w:rPr>
          <w:sz w:val="24"/>
          <w:szCs w:val="24"/>
          <w:lang w:val="en-US"/>
        </w:rPr>
        <w:t>)</w:t>
      </w:r>
      <w:r w:rsidR="51DC11E3" w:rsidRPr="00120F42">
        <w:rPr>
          <w:sz w:val="24"/>
          <w:szCs w:val="24"/>
          <w:lang w:val="en-US"/>
        </w:rPr>
        <w:t xml:space="preserve"> </w:t>
      </w:r>
      <w:r w:rsidRPr="00120F42">
        <w:rPr>
          <w:sz w:val="24"/>
          <w:szCs w:val="24"/>
          <w:lang w:val="en-US"/>
        </w:rPr>
        <w:t xml:space="preserve">is </w:t>
      </w:r>
      <w:r w:rsidR="51DC11E3" w:rsidRPr="00120F42">
        <w:rPr>
          <w:sz w:val="24"/>
          <w:szCs w:val="24"/>
          <w:lang w:val="en-US"/>
        </w:rPr>
        <w:t xml:space="preserve">related to estimated spore volume, but the relationship </w:t>
      </w:r>
      <w:r w:rsidRPr="00120F42">
        <w:rPr>
          <w:sz w:val="24"/>
          <w:szCs w:val="24"/>
          <w:lang w:val="en-US"/>
        </w:rPr>
        <w:t xml:space="preserve">is </w:t>
      </w:r>
      <w:r w:rsidR="51DC11E3" w:rsidRPr="00120F42">
        <w:rPr>
          <w:sz w:val="24"/>
          <w:szCs w:val="24"/>
          <w:lang w:val="en-US"/>
        </w:rPr>
        <w:t>asymmetric: small</w:t>
      </w:r>
      <w:r w:rsidRPr="00120F42">
        <w:rPr>
          <w:sz w:val="24"/>
          <w:szCs w:val="24"/>
          <w:lang w:val="en-US"/>
        </w:rPr>
        <w:t>er</w:t>
      </w:r>
      <w:r w:rsidR="51DC11E3" w:rsidRPr="00120F42">
        <w:rPr>
          <w:sz w:val="24"/>
          <w:szCs w:val="24"/>
          <w:lang w:val="en-US"/>
        </w:rPr>
        <w:t xml:space="preserve"> spores </w:t>
      </w:r>
      <w:r w:rsidRPr="00120F42">
        <w:rPr>
          <w:sz w:val="24"/>
          <w:szCs w:val="24"/>
          <w:lang w:val="en-US"/>
        </w:rPr>
        <w:t>take</w:t>
      </w:r>
      <w:r w:rsidR="51DC11E3" w:rsidRPr="00120F42">
        <w:rPr>
          <w:sz w:val="24"/>
          <w:szCs w:val="24"/>
          <w:lang w:val="en-US"/>
        </w:rPr>
        <w:t xml:space="preserve"> either elongate or globose</w:t>
      </w:r>
      <w:r w:rsidRPr="00120F42">
        <w:rPr>
          <w:sz w:val="24"/>
          <w:szCs w:val="24"/>
          <w:lang w:val="en-US"/>
        </w:rPr>
        <w:t xml:space="preserve"> shapes</w:t>
      </w:r>
      <w:r w:rsidR="51DC11E3" w:rsidRPr="00120F42">
        <w:rPr>
          <w:sz w:val="24"/>
          <w:szCs w:val="24"/>
          <w:lang w:val="en-US"/>
        </w:rPr>
        <w:t xml:space="preserve">, </w:t>
      </w:r>
      <w:r w:rsidRPr="00120F42">
        <w:rPr>
          <w:sz w:val="24"/>
          <w:szCs w:val="24"/>
          <w:lang w:val="en-US"/>
        </w:rPr>
        <w:t xml:space="preserve">but </w:t>
      </w:r>
      <w:r w:rsidR="51DC11E3" w:rsidRPr="00120F42">
        <w:rPr>
          <w:sz w:val="24"/>
          <w:szCs w:val="24"/>
          <w:lang w:val="en-US"/>
        </w:rPr>
        <w:t>large</w:t>
      </w:r>
      <w:r w:rsidRPr="00120F42">
        <w:rPr>
          <w:sz w:val="24"/>
          <w:szCs w:val="24"/>
          <w:lang w:val="en-US"/>
        </w:rPr>
        <w:t>r</w:t>
      </w:r>
      <w:r w:rsidR="51DC11E3" w:rsidRPr="00120F42">
        <w:rPr>
          <w:sz w:val="24"/>
          <w:szCs w:val="24"/>
          <w:lang w:val="en-US"/>
        </w:rPr>
        <w:t xml:space="preserve"> spores </w:t>
      </w:r>
      <w:r w:rsidRPr="00120F42">
        <w:rPr>
          <w:sz w:val="24"/>
          <w:szCs w:val="24"/>
          <w:lang w:val="en-US"/>
        </w:rPr>
        <w:t xml:space="preserve">are </w:t>
      </w:r>
      <w:r w:rsidR="51DC11E3" w:rsidRPr="00120F42">
        <w:rPr>
          <w:sz w:val="24"/>
          <w:szCs w:val="24"/>
          <w:lang w:val="en-US"/>
        </w:rPr>
        <w:t>rarely elongate (FIG. 3).</w:t>
      </w:r>
      <w:r w:rsidR="002674D5" w:rsidRPr="00120F42">
        <w:rPr>
          <w:sz w:val="24"/>
          <w:szCs w:val="24"/>
          <w:lang w:val="en-US"/>
        </w:rPr>
        <w:t xml:space="preserve"> </w:t>
      </w:r>
      <w:r w:rsidRPr="00120F42">
        <w:rPr>
          <w:sz w:val="24"/>
          <w:szCs w:val="24"/>
          <w:lang w:val="en-US"/>
        </w:rPr>
        <w:t xml:space="preserve">The </w:t>
      </w:r>
      <w:r w:rsidR="51DC11E3" w:rsidRPr="00120F42">
        <w:rPr>
          <w:sz w:val="24"/>
          <w:szCs w:val="24"/>
          <w:lang w:val="en-US"/>
        </w:rPr>
        <w:t xml:space="preserve">pattern is broadly </w:t>
      </w:r>
      <w:r w:rsidR="51DC11E3" w:rsidRPr="00120F42">
        <w:rPr>
          <w:sz w:val="24"/>
          <w:szCs w:val="24"/>
          <w:lang w:val="en-US"/>
        </w:rPr>
        <w:lastRenderedPageBreak/>
        <w:t xml:space="preserve">consistent with earlier comparative work in other fungal groups, </w:t>
      </w:r>
      <w:r w:rsidRPr="00120F42">
        <w:rPr>
          <w:sz w:val="24"/>
          <w:szCs w:val="24"/>
          <w:lang w:val="en-US"/>
        </w:rPr>
        <w:t xml:space="preserve">also showing </w:t>
      </w:r>
      <w:r w:rsidR="51DC11E3" w:rsidRPr="00120F42">
        <w:rPr>
          <w:sz w:val="24"/>
          <w:szCs w:val="24"/>
          <w:lang w:val="en-US"/>
        </w:rPr>
        <w:t>larger spores</w:t>
      </w:r>
      <w:r w:rsidRPr="00120F42">
        <w:rPr>
          <w:sz w:val="24"/>
          <w:szCs w:val="24"/>
          <w:lang w:val="en-US"/>
        </w:rPr>
        <w:t xml:space="preserve"> </w:t>
      </w:r>
      <w:r w:rsidR="51DC11E3" w:rsidRPr="00120F42">
        <w:rPr>
          <w:sz w:val="24"/>
          <w:szCs w:val="24"/>
          <w:lang w:val="en-US"/>
        </w:rPr>
        <w:t>tend to be more spherical (</w:t>
      </w:r>
      <w:commentRangeStart w:id="112"/>
      <w:r w:rsidR="51DC11E3" w:rsidRPr="00120F42">
        <w:rPr>
          <w:sz w:val="24"/>
          <w:szCs w:val="24"/>
          <w:lang w:val="en-US"/>
        </w:rPr>
        <w:t xml:space="preserve">Kauserud et al. </w:t>
      </w:r>
      <w:commentRangeStart w:id="113"/>
      <w:r w:rsidR="51DC11E3" w:rsidRPr="00120F42">
        <w:rPr>
          <w:sz w:val="24"/>
          <w:szCs w:val="24"/>
          <w:lang w:val="en-US"/>
        </w:rPr>
        <w:t>2008</w:t>
      </w:r>
      <w:commentRangeEnd w:id="113"/>
      <w:r>
        <w:rPr>
          <w:rStyle w:val="CommentReference"/>
          <w:sz w:val="24"/>
          <w:szCs w:val="24"/>
          <w:lang w:val="en-US"/>
        </w:rPr>
        <w:commentReference w:id="113"/>
      </w:r>
      <w:commentRangeEnd w:id="112"/>
      <w:r w:rsidR="005E08CF">
        <w:rPr>
          <w:rStyle w:val="CommentReference"/>
          <w:sz w:val="24"/>
          <w:szCs w:val="24"/>
          <w:lang w:val="en-US"/>
        </w:rPr>
        <w:commentReference w:id="112"/>
      </w:r>
      <w:r w:rsidR="00BB13FD">
        <w:rPr>
          <w:sz w:val="24"/>
          <w:szCs w:val="24"/>
          <w:lang w:val="en-US"/>
        </w:rPr>
        <w:t>.</w:t>
      </w:r>
      <w:r w:rsidR="00BB13FD" w:rsidRPr="00BB13FD">
        <w:t xml:space="preserve"> </w:t>
      </w:r>
      <w:r w:rsidR="00BB13FD" w:rsidRPr="00BB13FD">
        <w:rPr>
          <w:sz w:val="24"/>
          <w:szCs w:val="24"/>
        </w:rPr>
        <w:t>No species in our dataset combined</w:t>
      </w:r>
      <w:r w:rsidR="004B60CA">
        <w:rPr>
          <w:sz w:val="24"/>
          <w:szCs w:val="24"/>
        </w:rPr>
        <w:t xml:space="preserve"> a</w:t>
      </w:r>
      <w:r w:rsidR="00BB13FD" w:rsidRPr="00BB13FD">
        <w:rPr>
          <w:sz w:val="24"/>
          <w:szCs w:val="24"/>
        </w:rPr>
        <w:t xml:space="preserve"> large estimated volume with</w:t>
      </w:r>
      <w:r w:rsidR="004B60CA">
        <w:rPr>
          <w:sz w:val="24"/>
          <w:szCs w:val="24"/>
        </w:rPr>
        <w:t xml:space="preserve"> a</w:t>
      </w:r>
      <w:r w:rsidR="00BB13FD" w:rsidRPr="00BB13FD">
        <w:rPr>
          <w:sz w:val="24"/>
          <w:szCs w:val="24"/>
        </w:rPr>
        <w:t xml:space="preserve"> strongly elongate shape</w:t>
      </w:r>
      <w:r w:rsidR="00456B80">
        <w:rPr>
          <w:sz w:val="24"/>
          <w:szCs w:val="24"/>
        </w:rPr>
        <w:t>. This</w:t>
      </w:r>
      <w:r w:rsidR="004B60CA">
        <w:rPr>
          <w:sz w:val="24"/>
          <w:szCs w:val="24"/>
        </w:rPr>
        <w:t xml:space="preserve"> result </w:t>
      </w:r>
      <w:r w:rsidR="00456B80">
        <w:rPr>
          <w:sz w:val="24"/>
          <w:szCs w:val="24"/>
        </w:rPr>
        <w:t xml:space="preserve">is also </w:t>
      </w:r>
      <w:r w:rsidR="004B60CA">
        <w:rPr>
          <w:sz w:val="24"/>
          <w:szCs w:val="24"/>
        </w:rPr>
        <w:t>consistent with</w:t>
      </w:r>
      <w:r w:rsidR="00BB13FD">
        <w:rPr>
          <w:sz w:val="24"/>
          <w:szCs w:val="24"/>
        </w:rPr>
        <w:t xml:space="preserve"> observations </w:t>
      </w:r>
      <w:r w:rsidR="00456B80">
        <w:rPr>
          <w:sz w:val="24"/>
          <w:szCs w:val="24"/>
        </w:rPr>
        <w:t>of</w:t>
      </w:r>
      <w:r w:rsidR="00BB13FD">
        <w:rPr>
          <w:sz w:val="24"/>
          <w:szCs w:val="24"/>
        </w:rPr>
        <w:t xml:space="preserve"> undescribed </w:t>
      </w:r>
      <w:r w:rsidR="00BB13FD" w:rsidRPr="00BB13FD">
        <w:rPr>
          <w:i/>
          <w:iCs/>
          <w:sz w:val="24"/>
          <w:szCs w:val="24"/>
        </w:rPr>
        <w:t>Amanita</w:t>
      </w:r>
      <w:r w:rsidR="00BB13FD">
        <w:rPr>
          <w:sz w:val="24"/>
          <w:szCs w:val="24"/>
        </w:rPr>
        <w:t xml:space="preserve"> species</w:t>
      </w:r>
      <w:r w:rsidR="00F050C8" w:rsidRPr="00120F42">
        <w:rPr>
          <w:sz w:val="24"/>
          <w:szCs w:val="24"/>
          <w:lang w:val="en-US"/>
        </w:rPr>
        <w:t xml:space="preserve"> (Tulloss 2005).</w:t>
      </w:r>
      <w:r w:rsidR="51DC11E3" w:rsidRPr="00120F42">
        <w:rPr>
          <w:sz w:val="24"/>
          <w:szCs w:val="24"/>
          <w:lang w:val="en-US"/>
        </w:rPr>
        <w:t xml:space="preserve"> Several </w:t>
      </w:r>
      <w:commentRangeStart w:id="114"/>
      <w:commentRangeStart w:id="115"/>
      <w:commentRangeStart w:id="116"/>
      <w:r w:rsidR="51DC11E3" w:rsidRPr="00120F42">
        <w:rPr>
          <w:sz w:val="24"/>
          <w:szCs w:val="24"/>
          <w:lang w:val="en-US"/>
        </w:rPr>
        <w:t>explanations</w:t>
      </w:r>
      <w:commentRangeEnd w:id="114"/>
      <w:r w:rsidRPr="00120F42">
        <w:rPr>
          <w:rStyle w:val="CommentReference"/>
          <w:sz w:val="24"/>
          <w:szCs w:val="24"/>
          <w:lang w:val="en-US"/>
        </w:rPr>
        <w:commentReference w:id="114"/>
      </w:r>
      <w:commentRangeEnd w:id="115"/>
      <w:r w:rsidRPr="00120F42">
        <w:rPr>
          <w:rStyle w:val="CommentReference"/>
          <w:sz w:val="24"/>
          <w:szCs w:val="24"/>
          <w:lang w:val="en-US"/>
        </w:rPr>
        <w:commentReference w:id="115"/>
      </w:r>
      <w:commentRangeEnd w:id="116"/>
      <w:r w:rsidRPr="00120F42">
        <w:rPr>
          <w:rStyle w:val="CommentReference"/>
          <w:sz w:val="24"/>
          <w:szCs w:val="24"/>
          <w:lang w:val="en-US"/>
        </w:rPr>
        <w:commentReference w:id="116"/>
      </w:r>
      <w:r w:rsidR="00F050C8" w:rsidRPr="00120F42">
        <w:rPr>
          <w:sz w:val="24"/>
          <w:szCs w:val="24"/>
          <w:lang w:val="en-US"/>
        </w:rPr>
        <w:t xml:space="preserve"> are plausible, </w:t>
      </w:r>
      <w:r w:rsidR="51DC11E3" w:rsidRPr="00120F42">
        <w:rPr>
          <w:sz w:val="24"/>
          <w:szCs w:val="24"/>
          <w:lang w:val="en-US"/>
        </w:rPr>
        <w:t xml:space="preserve">including </w:t>
      </w:r>
      <w:r w:rsidRPr="00120F42">
        <w:rPr>
          <w:sz w:val="24"/>
          <w:szCs w:val="24"/>
          <w:lang w:val="en-US"/>
        </w:rPr>
        <w:t xml:space="preserve">developmental or </w:t>
      </w:r>
      <w:r w:rsidR="51DC11E3" w:rsidRPr="00120F42">
        <w:rPr>
          <w:sz w:val="24"/>
          <w:szCs w:val="24"/>
          <w:lang w:val="en-US"/>
        </w:rPr>
        <w:t>geometric constraints, desiccation</w:t>
      </w:r>
      <w:r w:rsidR="00F050C8" w:rsidRPr="00120F42">
        <w:rPr>
          <w:sz w:val="24"/>
          <w:szCs w:val="24"/>
          <w:lang w:val="en-US"/>
        </w:rPr>
        <w:t xml:space="preserve"> </w:t>
      </w:r>
      <w:r w:rsidR="51DC11E3" w:rsidRPr="00120F42">
        <w:rPr>
          <w:sz w:val="24"/>
          <w:szCs w:val="24"/>
          <w:lang w:val="en-US"/>
        </w:rPr>
        <w:t>related surface-area-to-volume trade-offs, and</w:t>
      </w:r>
      <w:r w:rsidR="00456B80">
        <w:rPr>
          <w:sz w:val="24"/>
          <w:szCs w:val="24"/>
          <w:lang w:val="en-US"/>
        </w:rPr>
        <w:t>/or</w:t>
      </w:r>
      <w:r w:rsidR="51DC11E3" w:rsidRPr="00120F42">
        <w:rPr>
          <w:sz w:val="24"/>
          <w:szCs w:val="24"/>
          <w:lang w:val="en-US"/>
        </w:rPr>
        <w:t xml:space="preserve"> constraints associated with ballistospore launch itself (Kauserud et al. 2008; Halbwachs 2018; Fischer et al. 2010). </w:t>
      </w:r>
      <w:r w:rsidR="00506A93" w:rsidRPr="00506A93">
        <w:rPr>
          <w:sz w:val="24"/>
          <w:szCs w:val="24"/>
        </w:rPr>
        <w:t>If proposed constraints are important</w:t>
      </w:r>
      <w:r w:rsidR="51DC11E3" w:rsidRPr="00120F42">
        <w:rPr>
          <w:sz w:val="24"/>
          <w:szCs w:val="24"/>
          <w:lang w:val="en-US"/>
        </w:rPr>
        <w:t xml:space="preserve">, </w:t>
      </w:r>
      <w:r w:rsidRPr="00120F42">
        <w:rPr>
          <w:sz w:val="24"/>
          <w:szCs w:val="24"/>
          <w:lang w:val="en-US"/>
        </w:rPr>
        <w:t>we hypothesize</w:t>
      </w:r>
      <w:r w:rsidR="51DC11E3" w:rsidRPr="00120F42">
        <w:rPr>
          <w:sz w:val="24"/>
          <w:szCs w:val="24"/>
          <w:lang w:val="en-US"/>
        </w:rPr>
        <w:t xml:space="preserve"> </w:t>
      </w:r>
      <w:commentRangeStart w:id="117"/>
      <w:commentRangeStart w:id="118"/>
      <w:r w:rsidR="00456B80">
        <w:rPr>
          <w:sz w:val="24"/>
          <w:szCs w:val="24"/>
          <w:lang w:val="en-US"/>
        </w:rPr>
        <w:t>ecological</w:t>
      </w:r>
      <w:commentRangeEnd w:id="117"/>
      <w:r w:rsidR="00456B80">
        <w:rPr>
          <w:rStyle w:val="CommentReference"/>
          <w:sz w:val="24"/>
          <w:szCs w:val="24"/>
          <w:lang w:val="en-US"/>
        </w:rPr>
        <w:commentReference w:id="117"/>
      </w:r>
      <w:commentRangeEnd w:id="118"/>
      <w:r w:rsidR="006B66EB">
        <w:rPr>
          <w:rStyle w:val="CommentReference"/>
          <w:sz w:val="24"/>
          <w:szCs w:val="24"/>
          <w:lang w:val="en-US"/>
        </w:rPr>
        <w:commentReference w:id="118"/>
      </w:r>
      <w:r w:rsidR="004B60CA">
        <w:rPr>
          <w:sz w:val="24"/>
          <w:szCs w:val="24"/>
          <w:lang w:val="en-US"/>
        </w:rPr>
        <w:t xml:space="preserve"> forces on</w:t>
      </w:r>
      <w:r w:rsidR="51DC11E3" w:rsidRPr="00120F42">
        <w:rPr>
          <w:sz w:val="24"/>
          <w:szCs w:val="24"/>
          <w:lang w:val="en-US"/>
        </w:rPr>
        <w:t xml:space="preserve"> </w:t>
      </w:r>
      <w:r w:rsidRPr="00120F42">
        <w:rPr>
          <w:sz w:val="24"/>
          <w:szCs w:val="24"/>
          <w:lang w:val="en-US"/>
        </w:rPr>
        <w:t xml:space="preserve">spore shape </w:t>
      </w:r>
      <w:r w:rsidR="51DC11E3" w:rsidRPr="00120F42">
        <w:rPr>
          <w:sz w:val="24"/>
          <w:szCs w:val="24"/>
          <w:lang w:val="en-US"/>
        </w:rPr>
        <w:t xml:space="preserve">evolution in </w:t>
      </w:r>
      <w:r w:rsidR="51DC11E3" w:rsidRPr="006B66EB">
        <w:rPr>
          <w:i/>
          <w:iCs/>
          <w:sz w:val="24"/>
          <w:szCs w:val="24"/>
          <w:lang w:val="en-US"/>
        </w:rPr>
        <w:t>Amanita</w:t>
      </w:r>
      <w:r w:rsidR="51DC11E3" w:rsidRPr="00120F42">
        <w:rPr>
          <w:sz w:val="24"/>
          <w:szCs w:val="24"/>
          <w:lang w:val="en-US"/>
        </w:rPr>
        <w:t xml:space="preserve"> may be acting within a </w:t>
      </w:r>
      <w:r w:rsidRPr="00120F42">
        <w:rPr>
          <w:sz w:val="24"/>
          <w:szCs w:val="24"/>
          <w:lang w:val="en-US"/>
        </w:rPr>
        <w:t xml:space="preserve">limited </w:t>
      </w:r>
      <w:r w:rsidR="51DC11E3" w:rsidRPr="00120F42">
        <w:rPr>
          <w:sz w:val="24"/>
          <w:szCs w:val="24"/>
          <w:lang w:val="en-US"/>
        </w:rPr>
        <w:t>region of morphospace</w:t>
      </w:r>
      <w:r w:rsidRPr="00120F42">
        <w:rPr>
          <w:sz w:val="24"/>
          <w:szCs w:val="24"/>
          <w:lang w:val="en-US"/>
        </w:rPr>
        <w:t>,</w:t>
      </w:r>
      <w:r w:rsidR="51DC11E3" w:rsidRPr="00120F42">
        <w:rPr>
          <w:sz w:val="24"/>
          <w:szCs w:val="24"/>
          <w:lang w:val="en-US"/>
        </w:rPr>
        <w:t xml:space="preserve"> rather than across all theoretically possible shapes.</w:t>
      </w:r>
    </w:p>
    <w:p w14:paraId="53128261" w14:textId="77777777" w:rsidR="00D25CCD" w:rsidRPr="00120F42" w:rsidRDefault="00D25CCD">
      <w:pPr>
        <w:spacing w:line="480" w:lineRule="auto"/>
        <w:rPr>
          <w:sz w:val="24"/>
          <w:szCs w:val="24"/>
        </w:rPr>
      </w:pPr>
    </w:p>
    <w:p w14:paraId="05B9E559" w14:textId="29D6AD7C" w:rsidR="00D25CCD" w:rsidRPr="00120F42" w:rsidRDefault="00506A93" w:rsidP="51DC11E3">
      <w:pPr>
        <w:spacing w:line="480" w:lineRule="auto"/>
        <w:rPr>
          <w:i/>
          <w:iCs/>
          <w:sz w:val="24"/>
          <w:szCs w:val="24"/>
          <w:lang w:val="en-US"/>
        </w:rPr>
      </w:pPr>
      <w:r w:rsidRPr="00506A93">
        <w:rPr>
          <w:i/>
          <w:iCs/>
          <w:sz w:val="24"/>
          <w:szCs w:val="24"/>
          <w:lang w:val="en-US"/>
        </w:rPr>
        <w:t>Spore shape was not detectably associated with trophic mode</w:t>
      </w:r>
      <w:r w:rsidR="51DC11E3" w:rsidRPr="00120F42">
        <w:rPr>
          <w:i/>
          <w:iCs/>
          <w:sz w:val="24"/>
          <w:szCs w:val="24"/>
          <w:lang w:val="en-US"/>
        </w:rPr>
        <w:t>.—</w:t>
      </w:r>
    </w:p>
    <w:p w14:paraId="156C10A4" w14:textId="58C3D6D4" w:rsidR="00D25CCD" w:rsidRPr="00120F42" w:rsidRDefault="51DC11E3" w:rsidP="51DC11E3">
      <w:pPr>
        <w:spacing w:line="480" w:lineRule="auto"/>
        <w:rPr>
          <w:sz w:val="24"/>
          <w:szCs w:val="24"/>
          <w:lang w:val="en-US"/>
        </w:rPr>
      </w:pPr>
      <w:r w:rsidRPr="00120F42">
        <w:rPr>
          <w:sz w:val="24"/>
          <w:szCs w:val="24"/>
          <w:lang w:val="en-US"/>
        </w:rPr>
        <w:t>Broad comparative studies across</w:t>
      </w:r>
      <w:r w:rsidR="00E33BAE" w:rsidRPr="00120F42">
        <w:rPr>
          <w:sz w:val="24"/>
          <w:szCs w:val="24"/>
          <w:lang w:val="en-US"/>
        </w:rPr>
        <w:t xml:space="preserve"> many genera of</w:t>
      </w:r>
      <w:r w:rsidRPr="00120F42">
        <w:rPr>
          <w:sz w:val="24"/>
          <w:szCs w:val="24"/>
          <w:lang w:val="en-US"/>
        </w:rPr>
        <w:t xml:space="preserve"> fungi often recover associations between trophic mode and spore traits. For example, Calhim et al. (2018) found ectomycorrhizal fung</w:t>
      </w:r>
      <w:r w:rsidR="00456B80">
        <w:rPr>
          <w:sz w:val="24"/>
          <w:szCs w:val="24"/>
          <w:lang w:val="en-US"/>
        </w:rPr>
        <w:t>al spores</w:t>
      </w:r>
      <w:r w:rsidRPr="00120F42">
        <w:rPr>
          <w:sz w:val="24"/>
          <w:szCs w:val="24"/>
          <w:lang w:val="en-US"/>
        </w:rPr>
        <w:t xml:space="preserve"> </w:t>
      </w:r>
      <w:r w:rsidR="00456B80">
        <w:rPr>
          <w:sz w:val="24"/>
          <w:szCs w:val="24"/>
          <w:lang w:val="en-US"/>
        </w:rPr>
        <w:t>to be</w:t>
      </w:r>
      <w:r w:rsidRPr="00120F42">
        <w:rPr>
          <w:sz w:val="24"/>
          <w:szCs w:val="24"/>
          <w:lang w:val="en-US"/>
        </w:rPr>
        <w:t xml:space="preserve"> more</w:t>
      </w:r>
      <w:r w:rsidR="003110FC" w:rsidRPr="00120F42">
        <w:rPr>
          <w:sz w:val="24"/>
          <w:szCs w:val="24"/>
          <w:lang w:val="en-US"/>
        </w:rPr>
        <w:t xml:space="preserve"> frequently</w:t>
      </w:r>
      <w:r w:rsidRPr="00120F42">
        <w:rPr>
          <w:sz w:val="24"/>
          <w:szCs w:val="24"/>
          <w:lang w:val="en-US"/>
        </w:rPr>
        <w:t xml:space="preserve"> ornamented, </w:t>
      </w:r>
      <w:r w:rsidR="003110FC" w:rsidRPr="00120F42">
        <w:rPr>
          <w:sz w:val="24"/>
          <w:szCs w:val="24"/>
          <w:lang w:val="en-US"/>
        </w:rPr>
        <w:t xml:space="preserve">larger, </w:t>
      </w:r>
      <w:r w:rsidRPr="00120F42">
        <w:rPr>
          <w:sz w:val="24"/>
          <w:szCs w:val="24"/>
          <w:lang w:val="en-US"/>
        </w:rPr>
        <w:t xml:space="preserve">and </w:t>
      </w:r>
      <w:r w:rsidR="00E33BAE" w:rsidRPr="00120F42">
        <w:rPr>
          <w:sz w:val="24"/>
          <w:szCs w:val="24"/>
          <w:lang w:val="en-US"/>
        </w:rPr>
        <w:t xml:space="preserve">often </w:t>
      </w:r>
      <w:r w:rsidRPr="00120F42">
        <w:rPr>
          <w:sz w:val="24"/>
          <w:szCs w:val="24"/>
          <w:lang w:val="en-US"/>
        </w:rPr>
        <w:t>more globose than saprotroph</w:t>
      </w:r>
      <w:r w:rsidR="005C2533">
        <w:rPr>
          <w:sz w:val="24"/>
          <w:szCs w:val="24"/>
          <w:lang w:val="en-US"/>
        </w:rPr>
        <w:t>ic spores</w:t>
      </w:r>
      <w:r w:rsidRPr="00120F42">
        <w:rPr>
          <w:sz w:val="24"/>
          <w:szCs w:val="24"/>
          <w:lang w:val="en-US"/>
        </w:rPr>
        <w:t xml:space="preserve">, whereas Halbwachs et al. (2015) found </w:t>
      </w:r>
      <w:r w:rsidR="00E33BAE" w:rsidRPr="00120F42">
        <w:rPr>
          <w:sz w:val="24"/>
          <w:szCs w:val="24"/>
          <w:lang w:val="en-US"/>
        </w:rPr>
        <w:t>ectomycorrhizal agaric</w:t>
      </w:r>
      <w:r w:rsidR="00456B80">
        <w:rPr>
          <w:sz w:val="24"/>
          <w:szCs w:val="24"/>
          <w:lang w:val="en-US"/>
        </w:rPr>
        <w:t xml:space="preserve"> spores</w:t>
      </w:r>
      <w:r w:rsidR="00E33BAE" w:rsidRPr="00120F42">
        <w:rPr>
          <w:sz w:val="24"/>
          <w:szCs w:val="24"/>
          <w:lang w:val="en-US"/>
        </w:rPr>
        <w:t xml:space="preserve"> to have </w:t>
      </w:r>
      <w:r w:rsidR="003110FC" w:rsidRPr="00120F42">
        <w:rPr>
          <w:sz w:val="24"/>
          <w:szCs w:val="24"/>
          <w:lang w:val="en-US"/>
        </w:rPr>
        <w:t>thinner</w:t>
      </w:r>
      <w:r w:rsidRPr="00120F42">
        <w:rPr>
          <w:sz w:val="24"/>
          <w:szCs w:val="24"/>
          <w:lang w:val="en-US"/>
        </w:rPr>
        <w:t xml:space="preserve"> wall</w:t>
      </w:r>
      <w:r w:rsidR="003110FC" w:rsidRPr="00120F42">
        <w:rPr>
          <w:sz w:val="24"/>
          <w:szCs w:val="24"/>
          <w:lang w:val="en-US"/>
        </w:rPr>
        <w:t>s and</w:t>
      </w:r>
      <w:r w:rsidRPr="00120F42">
        <w:rPr>
          <w:sz w:val="24"/>
          <w:szCs w:val="24"/>
          <w:lang w:val="en-US"/>
        </w:rPr>
        <w:t xml:space="preserve"> </w:t>
      </w:r>
      <w:r w:rsidR="003110FC" w:rsidRPr="00120F42">
        <w:rPr>
          <w:sz w:val="24"/>
          <w:szCs w:val="24"/>
          <w:lang w:val="en-US"/>
        </w:rPr>
        <w:t>more frequent</w:t>
      </w:r>
      <w:r w:rsidR="00E33BAE" w:rsidRPr="00120F42">
        <w:rPr>
          <w:sz w:val="24"/>
          <w:szCs w:val="24"/>
          <w:lang w:val="en-US"/>
        </w:rPr>
        <w:t xml:space="preserve"> </w:t>
      </w:r>
      <w:r w:rsidRPr="00120F42">
        <w:rPr>
          <w:sz w:val="24"/>
          <w:szCs w:val="24"/>
          <w:lang w:val="en-US"/>
        </w:rPr>
        <w:t xml:space="preserve">ornamentation </w:t>
      </w:r>
      <w:r w:rsidR="00E33BAE" w:rsidRPr="00120F42">
        <w:rPr>
          <w:sz w:val="24"/>
          <w:szCs w:val="24"/>
          <w:lang w:val="en-US"/>
        </w:rPr>
        <w:t xml:space="preserve">when compared to </w:t>
      </w:r>
      <w:r w:rsidRPr="00120F42">
        <w:rPr>
          <w:sz w:val="24"/>
          <w:szCs w:val="24"/>
          <w:lang w:val="en-US"/>
        </w:rPr>
        <w:t xml:space="preserve">saprotrophic </w:t>
      </w:r>
      <w:r w:rsidR="00E33BAE" w:rsidRPr="00120F42">
        <w:rPr>
          <w:sz w:val="24"/>
          <w:szCs w:val="24"/>
          <w:lang w:val="en-US"/>
        </w:rPr>
        <w:t>a</w:t>
      </w:r>
      <w:r w:rsidRPr="00120F42">
        <w:rPr>
          <w:sz w:val="24"/>
          <w:szCs w:val="24"/>
          <w:lang w:val="en-US"/>
        </w:rPr>
        <w:t>garic</w:t>
      </w:r>
      <w:r w:rsidR="00456B80">
        <w:rPr>
          <w:sz w:val="24"/>
          <w:szCs w:val="24"/>
          <w:lang w:val="en-US"/>
        </w:rPr>
        <w:t xml:space="preserve"> </w:t>
      </w:r>
      <w:commentRangeStart w:id="119"/>
      <w:r w:rsidR="00456B80">
        <w:rPr>
          <w:sz w:val="24"/>
          <w:szCs w:val="24"/>
          <w:lang w:val="en-US"/>
        </w:rPr>
        <w:t>spores</w:t>
      </w:r>
      <w:commentRangeEnd w:id="119"/>
      <w:r w:rsidR="00456B80" w:rsidRPr="00120F42">
        <w:rPr>
          <w:rStyle w:val="CommentReference"/>
          <w:sz w:val="24"/>
          <w:szCs w:val="24"/>
          <w:lang w:val="en-US"/>
        </w:rPr>
        <w:commentReference w:id="119"/>
      </w:r>
      <w:r w:rsidRPr="00120F42">
        <w:rPr>
          <w:sz w:val="24"/>
          <w:szCs w:val="24"/>
          <w:lang w:val="en-US"/>
        </w:rPr>
        <w:t xml:space="preserve">. However, </w:t>
      </w:r>
      <w:r w:rsidR="00506A93" w:rsidRPr="00506A93">
        <w:rPr>
          <w:sz w:val="24"/>
          <w:szCs w:val="24"/>
        </w:rPr>
        <w:t>within</w:t>
      </w:r>
      <w:r w:rsidR="00E33BAE" w:rsidRPr="00120F42">
        <w:rPr>
          <w:sz w:val="24"/>
          <w:szCs w:val="24"/>
          <w:lang w:val="en-US"/>
        </w:rPr>
        <w:t xml:space="preserve"> </w:t>
      </w:r>
      <w:r w:rsidRPr="00120F42">
        <w:rPr>
          <w:i/>
          <w:iCs/>
          <w:sz w:val="24"/>
          <w:szCs w:val="24"/>
          <w:lang w:val="en-US"/>
        </w:rPr>
        <w:t>Amanita</w:t>
      </w:r>
      <w:r w:rsidRPr="00120F42">
        <w:rPr>
          <w:sz w:val="24"/>
          <w:szCs w:val="24"/>
          <w:lang w:val="en-US"/>
        </w:rPr>
        <w:t xml:space="preserve">, trophic mode did not explain </w:t>
      </w:r>
      <w:r w:rsidR="00E33BAE" w:rsidRPr="00120F42">
        <w:rPr>
          <w:sz w:val="24"/>
          <w:szCs w:val="24"/>
          <w:lang w:val="en-US"/>
        </w:rPr>
        <w:t>spore shape</w:t>
      </w:r>
      <w:r w:rsidRPr="00120F42">
        <w:rPr>
          <w:sz w:val="24"/>
          <w:szCs w:val="24"/>
          <w:lang w:val="en-US"/>
        </w:rPr>
        <w:t xml:space="preserve"> (FIG. 4). </w:t>
      </w:r>
      <w:r w:rsidR="003110FC" w:rsidRPr="00120F42">
        <w:rPr>
          <w:sz w:val="24"/>
          <w:szCs w:val="24"/>
          <w:lang w:val="en-US"/>
        </w:rPr>
        <w:t>Yet, trophic</w:t>
      </w:r>
      <w:r w:rsidR="00E33BAE" w:rsidRPr="00120F42">
        <w:rPr>
          <w:sz w:val="24"/>
          <w:szCs w:val="24"/>
          <w:lang w:val="en-US"/>
        </w:rPr>
        <w:t xml:space="preserve"> mode </w:t>
      </w:r>
      <w:r w:rsidRPr="00120F42">
        <w:rPr>
          <w:sz w:val="24"/>
          <w:szCs w:val="24"/>
          <w:lang w:val="en-US"/>
        </w:rPr>
        <w:t xml:space="preserve">may still be relevant to spore evolution. Our </w:t>
      </w:r>
      <w:r w:rsidR="00E33BAE" w:rsidRPr="00120F42">
        <w:rPr>
          <w:sz w:val="24"/>
          <w:szCs w:val="24"/>
          <w:lang w:val="en-US"/>
        </w:rPr>
        <w:t xml:space="preserve">analyses focus on </w:t>
      </w:r>
      <w:r w:rsidRPr="00120F42">
        <w:rPr>
          <w:sz w:val="24"/>
          <w:szCs w:val="24"/>
          <w:lang w:val="en-US"/>
        </w:rPr>
        <w:t>spore silhouette</w:t>
      </w:r>
      <w:r w:rsidR="00E33BAE" w:rsidRPr="00120F42">
        <w:rPr>
          <w:sz w:val="24"/>
          <w:szCs w:val="24"/>
          <w:lang w:val="en-US"/>
        </w:rPr>
        <w:t xml:space="preserve"> and size</w:t>
      </w:r>
      <w:r w:rsidRPr="00120F42">
        <w:rPr>
          <w:sz w:val="24"/>
          <w:szCs w:val="24"/>
          <w:lang w:val="en-US"/>
        </w:rPr>
        <w:t xml:space="preserve">, </w:t>
      </w:r>
      <w:r w:rsidR="00E33BAE" w:rsidRPr="00120F42">
        <w:rPr>
          <w:sz w:val="24"/>
          <w:szCs w:val="24"/>
          <w:lang w:val="en-US"/>
        </w:rPr>
        <w:t xml:space="preserve">and </w:t>
      </w:r>
      <w:r w:rsidRPr="00120F42">
        <w:rPr>
          <w:sz w:val="24"/>
          <w:szCs w:val="24"/>
          <w:lang w:val="en-US"/>
        </w:rPr>
        <w:t xml:space="preserve">not ornamentation, surface chemistry, </w:t>
      </w:r>
      <w:r w:rsidR="00E33BAE" w:rsidRPr="00120F42">
        <w:rPr>
          <w:sz w:val="24"/>
          <w:szCs w:val="24"/>
          <w:lang w:val="en-US"/>
        </w:rPr>
        <w:t xml:space="preserve">or any other spore feature. Perhaps these other traits </w:t>
      </w:r>
      <w:r w:rsidRPr="00120F42">
        <w:rPr>
          <w:sz w:val="24"/>
          <w:szCs w:val="24"/>
          <w:lang w:val="en-US"/>
        </w:rPr>
        <w:t xml:space="preserve">map more strongly onto trophic strategy than </w:t>
      </w:r>
      <w:r w:rsidR="00E33BAE" w:rsidRPr="00120F42">
        <w:rPr>
          <w:sz w:val="24"/>
          <w:szCs w:val="24"/>
          <w:lang w:val="en-US"/>
        </w:rPr>
        <w:t>shape or size</w:t>
      </w:r>
      <w:r w:rsidRPr="00120F42">
        <w:rPr>
          <w:sz w:val="24"/>
          <w:szCs w:val="24"/>
          <w:lang w:val="en-US"/>
        </w:rPr>
        <w:t xml:space="preserve"> (Halbwachs et al. 2015; Calhim et al. 2018). </w:t>
      </w:r>
    </w:p>
    <w:p w14:paraId="62486C05" w14:textId="77777777" w:rsidR="00D25CCD" w:rsidRPr="00120F42" w:rsidRDefault="00D25CCD">
      <w:pPr>
        <w:spacing w:line="480" w:lineRule="auto"/>
        <w:rPr>
          <w:sz w:val="24"/>
          <w:szCs w:val="24"/>
        </w:rPr>
      </w:pPr>
    </w:p>
    <w:p w14:paraId="5818D298" w14:textId="5139B97A" w:rsidR="00D25CCD" w:rsidRPr="00BB1A43" w:rsidRDefault="51DC11E3" w:rsidP="51DC11E3">
      <w:pPr>
        <w:spacing w:line="480" w:lineRule="auto"/>
        <w:rPr>
          <w:i/>
          <w:iCs/>
          <w:sz w:val="24"/>
          <w:szCs w:val="24"/>
          <w:lang w:val="es-ES"/>
        </w:rPr>
      </w:pPr>
      <w:r w:rsidRPr="00BB1A43">
        <w:rPr>
          <w:sz w:val="24"/>
          <w:szCs w:val="24"/>
          <w:lang w:val="es-ES"/>
        </w:rPr>
        <w:t>A</w:t>
      </w:r>
      <w:r w:rsidR="00BB1A43" w:rsidRPr="00BB1A43">
        <w:rPr>
          <w:sz w:val="24"/>
          <w:szCs w:val="24"/>
          <w:lang w:val="es-ES"/>
        </w:rPr>
        <w:t>manita</w:t>
      </w:r>
      <w:r w:rsidRPr="00BB1A43">
        <w:rPr>
          <w:sz w:val="24"/>
          <w:szCs w:val="24"/>
          <w:lang w:val="es-ES"/>
        </w:rPr>
        <w:t xml:space="preserve"> inopinata</w:t>
      </w:r>
      <w:r w:rsidRPr="00BB1A43">
        <w:rPr>
          <w:i/>
          <w:iCs/>
          <w:sz w:val="24"/>
          <w:szCs w:val="24"/>
          <w:lang w:val="es-ES"/>
        </w:rPr>
        <w:t xml:space="preserve"> deserves closer study.—</w:t>
      </w:r>
    </w:p>
    <w:p w14:paraId="035A57D0" w14:textId="20790906" w:rsidR="00D25CCD" w:rsidRPr="00120F42" w:rsidRDefault="51DC11E3" w:rsidP="51DC11E3">
      <w:pPr>
        <w:spacing w:line="480" w:lineRule="auto"/>
        <w:rPr>
          <w:sz w:val="24"/>
          <w:szCs w:val="24"/>
          <w:lang w:val="en-US"/>
        </w:rPr>
      </w:pPr>
      <w:r w:rsidRPr="00120F42">
        <w:rPr>
          <w:sz w:val="24"/>
          <w:szCs w:val="24"/>
          <w:lang w:val="en-US"/>
        </w:rPr>
        <w:t>Interpretation of</w:t>
      </w:r>
      <w:r w:rsidR="00E33BAE" w:rsidRPr="00120F42">
        <w:rPr>
          <w:sz w:val="24"/>
          <w:szCs w:val="24"/>
          <w:lang w:val="en-US"/>
        </w:rPr>
        <w:t xml:space="preserve"> any analysis involving</w:t>
      </w:r>
      <w:r w:rsidRPr="00120F42">
        <w:rPr>
          <w:sz w:val="24"/>
          <w:szCs w:val="24"/>
          <w:lang w:val="en-US"/>
        </w:rPr>
        <w:t xml:space="preserve"> trophic mode in </w:t>
      </w:r>
      <w:r w:rsidRPr="00120F42">
        <w:rPr>
          <w:i/>
          <w:iCs/>
          <w:sz w:val="24"/>
          <w:szCs w:val="24"/>
          <w:lang w:val="en-US"/>
        </w:rPr>
        <w:t xml:space="preserve">Amanita </w:t>
      </w:r>
      <w:r w:rsidRPr="00120F42">
        <w:rPr>
          <w:sz w:val="24"/>
          <w:szCs w:val="24"/>
          <w:lang w:val="en-US"/>
        </w:rPr>
        <w:t xml:space="preserve">is also complicated by </w:t>
      </w:r>
      <w:r w:rsidR="00E33BAE" w:rsidRPr="00120F42">
        <w:rPr>
          <w:sz w:val="24"/>
          <w:szCs w:val="24"/>
          <w:lang w:val="en-US"/>
        </w:rPr>
        <w:t>our limited knowledge</w:t>
      </w:r>
      <w:r w:rsidRPr="00120F42">
        <w:rPr>
          <w:sz w:val="24"/>
          <w:szCs w:val="24"/>
          <w:lang w:val="en-US"/>
        </w:rPr>
        <w:t xml:space="preserve"> of </w:t>
      </w:r>
      <w:r w:rsidR="00E33BAE" w:rsidRPr="00120F42">
        <w:rPr>
          <w:sz w:val="24"/>
          <w:szCs w:val="24"/>
          <w:lang w:val="en-US"/>
        </w:rPr>
        <w:t xml:space="preserve">the ecology of species in </w:t>
      </w:r>
      <w:r w:rsidRPr="00120F42">
        <w:rPr>
          <w:sz w:val="24"/>
          <w:szCs w:val="24"/>
          <w:lang w:val="en-US"/>
        </w:rPr>
        <w:t xml:space="preserve">the </w:t>
      </w:r>
      <w:r w:rsidRPr="00120F42">
        <w:rPr>
          <w:i/>
          <w:iCs/>
          <w:sz w:val="24"/>
          <w:szCs w:val="24"/>
          <w:lang w:val="en-US"/>
        </w:rPr>
        <w:t>A. inopinata</w:t>
      </w:r>
      <w:r w:rsidRPr="00120F42">
        <w:rPr>
          <w:sz w:val="24"/>
          <w:szCs w:val="24"/>
          <w:lang w:val="en-US"/>
        </w:rPr>
        <w:t xml:space="preserve"> clade. </w:t>
      </w:r>
      <w:r w:rsidR="00E33BAE" w:rsidRPr="00120F42">
        <w:rPr>
          <w:sz w:val="24"/>
          <w:szCs w:val="24"/>
          <w:lang w:val="en-US"/>
        </w:rPr>
        <w:t>We</w:t>
      </w:r>
      <w:r w:rsidRPr="00120F42">
        <w:rPr>
          <w:sz w:val="24"/>
          <w:szCs w:val="24"/>
          <w:lang w:val="en-US"/>
        </w:rPr>
        <w:t xml:space="preserve"> treated</w:t>
      </w:r>
      <w:r w:rsidR="00E33BAE" w:rsidRPr="00120F42">
        <w:rPr>
          <w:sz w:val="24"/>
          <w:szCs w:val="24"/>
          <w:lang w:val="en-US"/>
        </w:rPr>
        <w:t xml:space="preserve"> the clade as its own group</w:t>
      </w:r>
      <w:r w:rsidRPr="00120F42">
        <w:rPr>
          <w:sz w:val="24"/>
          <w:szCs w:val="24"/>
          <w:lang w:val="en-US"/>
        </w:rPr>
        <w:t xml:space="preserve"> because </w:t>
      </w:r>
      <w:r w:rsidR="00E33BAE" w:rsidRPr="00120F42">
        <w:rPr>
          <w:sz w:val="24"/>
          <w:szCs w:val="24"/>
          <w:lang w:val="en-US"/>
        </w:rPr>
        <w:t>how it obtains carbon</w:t>
      </w:r>
      <w:r w:rsidRPr="00120F42">
        <w:rPr>
          <w:sz w:val="24"/>
          <w:szCs w:val="24"/>
          <w:lang w:val="en-US"/>
        </w:rPr>
        <w:t xml:space="preserve"> remains unresolved, and</w:t>
      </w:r>
      <w:r w:rsidR="00E33BAE" w:rsidRPr="00120F42">
        <w:rPr>
          <w:sz w:val="24"/>
          <w:szCs w:val="24"/>
          <w:lang w:val="en-US"/>
        </w:rPr>
        <w:t xml:space="preserve"> in fact</w:t>
      </w:r>
      <w:r w:rsidR="0078333F" w:rsidRPr="00120F42">
        <w:rPr>
          <w:sz w:val="24"/>
          <w:szCs w:val="24"/>
          <w:lang w:val="en-US"/>
        </w:rPr>
        <w:t>,</w:t>
      </w:r>
      <w:r w:rsidRPr="00120F42">
        <w:rPr>
          <w:sz w:val="24"/>
          <w:szCs w:val="24"/>
          <w:lang w:val="en-US"/>
        </w:rPr>
        <w:t xml:space="preserve"> the topology</w:t>
      </w:r>
      <w:r w:rsidR="00E33BAE" w:rsidRPr="00120F42">
        <w:rPr>
          <w:sz w:val="24"/>
          <w:szCs w:val="24"/>
          <w:lang w:val="en-US"/>
        </w:rPr>
        <w:t xml:space="preserve"> of one of our phylogenies (</w:t>
      </w:r>
      <w:r w:rsidR="0078333F" w:rsidRPr="00120F42">
        <w:rPr>
          <w:sz w:val="24"/>
          <w:szCs w:val="24"/>
          <w:lang w:val="en-US"/>
        </w:rPr>
        <w:t xml:space="preserve">based on genomes, </w:t>
      </w:r>
      <w:r w:rsidR="00AE7225">
        <w:rPr>
          <w:sz w:val="24"/>
          <w:szCs w:val="24"/>
          <w:lang w:val="en-US"/>
        </w:rPr>
        <w:t>SUPP. FIG.</w:t>
      </w:r>
      <w:r w:rsidR="00E33BAE" w:rsidRPr="00120F42">
        <w:rPr>
          <w:sz w:val="24"/>
          <w:szCs w:val="24"/>
          <w:lang w:val="en-US"/>
        </w:rPr>
        <w:t xml:space="preserve"> 2)</w:t>
      </w:r>
      <w:r w:rsidRPr="00120F42">
        <w:rPr>
          <w:sz w:val="24"/>
          <w:szCs w:val="24"/>
          <w:lang w:val="en-US"/>
        </w:rPr>
        <w:t xml:space="preserve"> </w:t>
      </w:r>
      <w:r w:rsidR="00E33BAE" w:rsidRPr="00120F42">
        <w:rPr>
          <w:sz w:val="24"/>
          <w:szCs w:val="24"/>
          <w:lang w:val="en-US"/>
        </w:rPr>
        <w:t xml:space="preserve">suggests the clade may be </w:t>
      </w:r>
      <w:commentRangeStart w:id="120"/>
      <w:r w:rsidR="00E33BAE" w:rsidRPr="00120F42">
        <w:rPr>
          <w:sz w:val="24"/>
          <w:szCs w:val="24"/>
          <w:lang w:val="en-US"/>
        </w:rPr>
        <w:t>transitional</w:t>
      </w:r>
      <w:commentRangeEnd w:id="120"/>
      <w:r w:rsidR="00E33BAE" w:rsidRPr="00120F42">
        <w:rPr>
          <w:rStyle w:val="CommentReference"/>
          <w:sz w:val="24"/>
          <w:szCs w:val="24"/>
          <w:lang w:val="en-US"/>
        </w:rPr>
        <w:commentReference w:id="120"/>
      </w:r>
      <w:r w:rsidR="00F7767D" w:rsidRPr="00120F42">
        <w:rPr>
          <w:sz w:val="24"/>
          <w:szCs w:val="24"/>
          <w:lang w:val="en-US"/>
        </w:rPr>
        <w:t xml:space="preserve"> (Looney et al. 2022)</w:t>
      </w:r>
      <w:r w:rsidR="00E33BAE" w:rsidRPr="00120F42">
        <w:rPr>
          <w:sz w:val="24"/>
          <w:szCs w:val="24"/>
          <w:lang w:val="en-US"/>
        </w:rPr>
        <w:t xml:space="preserve">. The data complicate </w:t>
      </w:r>
      <w:r w:rsidRPr="00120F42">
        <w:rPr>
          <w:sz w:val="24"/>
          <w:szCs w:val="24"/>
          <w:lang w:val="en-US"/>
        </w:rPr>
        <w:t xml:space="preserve">the distinction between </w:t>
      </w:r>
      <w:r w:rsidRPr="00120F42">
        <w:rPr>
          <w:i/>
          <w:iCs/>
          <w:sz w:val="24"/>
          <w:szCs w:val="24"/>
          <w:lang w:val="en-US"/>
        </w:rPr>
        <w:t>Amanita</w:t>
      </w:r>
      <w:r w:rsidRPr="00120F42">
        <w:rPr>
          <w:sz w:val="24"/>
          <w:szCs w:val="24"/>
          <w:lang w:val="en-US"/>
        </w:rPr>
        <w:t xml:space="preserve"> and</w:t>
      </w:r>
      <w:r w:rsidR="00E33BAE" w:rsidRPr="00120F42">
        <w:rPr>
          <w:sz w:val="24"/>
          <w:szCs w:val="24"/>
          <w:lang w:val="en-US"/>
        </w:rPr>
        <w:t xml:space="preserve"> the proposed genus</w:t>
      </w:r>
      <w:r w:rsidRPr="00120F42">
        <w:rPr>
          <w:sz w:val="24"/>
          <w:szCs w:val="24"/>
          <w:lang w:val="en-US"/>
        </w:rPr>
        <w:t xml:space="preserve"> </w:t>
      </w:r>
      <w:commentRangeStart w:id="121"/>
      <w:commentRangeStart w:id="122"/>
      <w:r w:rsidRPr="00120F42">
        <w:rPr>
          <w:i/>
          <w:iCs/>
          <w:sz w:val="24"/>
          <w:szCs w:val="24"/>
          <w:lang w:val="en-US"/>
        </w:rPr>
        <w:t>Saproamanita</w:t>
      </w:r>
      <w:commentRangeEnd w:id="122"/>
      <w:r w:rsidR="00E33BAE" w:rsidRPr="00120F42">
        <w:rPr>
          <w:rStyle w:val="CommentReference"/>
          <w:sz w:val="24"/>
          <w:szCs w:val="24"/>
          <w:lang w:val="en-US"/>
        </w:rPr>
        <w:commentReference w:id="122"/>
      </w:r>
      <w:commentRangeEnd w:id="121"/>
      <w:r w:rsidR="005C2533" w:rsidRPr="00120F42">
        <w:rPr>
          <w:rStyle w:val="CommentReference"/>
          <w:sz w:val="24"/>
          <w:szCs w:val="24"/>
          <w:lang w:val="en-US"/>
        </w:rPr>
        <w:commentReference w:id="121"/>
      </w:r>
      <w:r w:rsidRPr="00120F42">
        <w:rPr>
          <w:sz w:val="24"/>
          <w:szCs w:val="24"/>
          <w:lang w:val="en-US"/>
        </w:rPr>
        <w:t xml:space="preserve"> </w:t>
      </w:r>
      <w:hyperlink r:id="rId74">
        <w:r w:rsidRPr="00120F42">
          <w:rPr>
            <w:sz w:val="24"/>
            <w:szCs w:val="24"/>
            <w:lang w:val="en-US"/>
          </w:rPr>
          <w:t>(Tulloss et al. 2016</w:t>
        </w:r>
        <w:r w:rsidR="006B66EB">
          <w:rPr>
            <w:sz w:val="24"/>
            <w:szCs w:val="24"/>
            <w:lang w:val="en-US"/>
          </w:rPr>
          <w:t xml:space="preserve">; </w:t>
        </w:r>
        <w:r w:rsidR="006B66EB" w:rsidRPr="006B66EB">
          <w:rPr>
            <w:sz w:val="24"/>
            <w:szCs w:val="24"/>
            <w:lang w:val="en-US"/>
          </w:rPr>
          <w:t>Redhead et al. 2016</w:t>
        </w:r>
        <w:r w:rsidRPr="00120F42">
          <w:rPr>
            <w:sz w:val="24"/>
            <w:szCs w:val="24"/>
            <w:lang w:val="en-US"/>
          </w:rPr>
          <w:t>)</w:t>
        </w:r>
      </w:hyperlink>
      <w:r w:rsidR="00400E55" w:rsidRPr="00120F42">
        <w:rPr>
          <w:sz w:val="24"/>
          <w:szCs w:val="24"/>
          <w:lang w:val="en-US"/>
        </w:rPr>
        <w:t>. R</w:t>
      </w:r>
      <w:r w:rsidR="00E33BAE" w:rsidRPr="00120F42">
        <w:rPr>
          <w:sz w:val="24"/>
          <w:szCs w:val="24"/>
          <w:lang w:val="en-US"/>
        </w:rPr>
        <w:t xml:space="preserve">esolving the natural history of fungi in </w:t>
      </w:r>
      <w:r w:rsidRPr="00120F42">
        <w:rPr>
          <w:sz w:val="24"/>
          <w:szCs w:val="24"/>
          <w:lang w:val="en-US"/>
        </w:rPr>
        <w:t xml:space="preserve">the </w:t>
      </w:r>
      <w:r w:rsidRPr="00120F42">
        <w:rPr>
          <w:i/>
          <w:iCs/>
          <w:sz w:val="24"/>
          <w:szCs w:val="24"/>
          <w:lang w:val="en-US"/>
        </w:rPr>
        <w:t>A. inopinata</w:t>
      </w:r>
      <w:r w:rsidRPr="00120F42">
        <w:rPr>
          <w:sz w:val="24"/>
          <w:szCs w:val="24"/>
          <w:lang w:val="en-US"/>
        </w:rPr>
        <w:t xml:space="preserve"> clade </w:t>
      </w:r>
      <w:r w:rsidR="00E33BAE" w:rsidRPr="00120F42">
        <w:rPr>
          <w:sz w:val="24"/>
          <w:szCs w:val="24"/>
          <w:lang w:val="en-US"/>
        </w:rPr>
        <w:t xml:space="preserve">would </w:t>
      </w:r>
      <w:r w:rsidR="00400E55" w:rsidRPr="00120F42">
        <w:rPr>
          <w:sz w:val="24"/>
          <w:szCs w:val="24"/>
          <w:lang w:val="en-US"/>
        </w:rPr>
        <w:t xml:space="preserve">enable a clearer study of the impacts of trophic mode on </w:t>
      </w:r>
      <w:r w:rsidR="00400E55" w:rsidRPr="00120F42">
        <w:rPr>
          <w:i/>
          <w:iCs/>
          <w:sz w:val="24"/>
          <w:szCs w:val="24"/>
          <w:lang w:val="en-US"/>
        </w:rPr>
        <w:t>Amanita</w:t>
      </w:r>
      <w:r w:rsidR="00400E55" w:rsidRPr="00120F42">
        <w:rPr>
          <w:sz w:val="24"/>
          <w:szCs w:val="24"/>
          <w:lang w:val="en-US"/>
        </w:rPr>
        <w:t xml:space="preserve"> morphology</w:t>
      </w:r>
      <w:r w:rsidR="002B7AC0" w:rsidRPr="00120F42">
        <w:rPr>
          <w:sz w:val="24"/>
          <w:szCs w:val="24"/>
          <w:lang w:val="en-US"/>
        </w:rPr>
        <w:t xml:space="preserve"> and inform a fuller understanding of the genus as a whole</w:t>
      </w:r>
      <w:r w:rsidR="00400E55" w:rsidRPr="00120F42">
        <w:rPr>
          <w:sz w:val="24"/>
          <w:szCs w:val="24"/>
          <w:lang w:val="en-US"/>
        </w:rPr>
        <w:t>.</w:t>
      </w:r>
    </w:p>
    <w:p w14:paraId="4101652C" w14:textId="77777777" w:rsidR="00D25CCD" w:rsidRPr="00120F42" w:rsidRDefault="00D25CCD">
      <w:pPr>
        <w:spacing w:line="480" w:lineRule="auto"/>
        <w:rPr>
          <w:sz w:val="24"/>
          <w:szCs w:val="24"/>
        </w:rPr>
      </w:pPr>
    </w:p>
    <w:p w14:paraId="45453722" w14:textId="463B96E4" w:rsidR="00D25CCD" w:rsidRPr="00120F42" w:rsidRDefault="0078333F" w:rsidP="51DC11E3">
      <w:pPr>
        <w:spacing w:line="480" w:lineRule="auto"/>
        <w:rPr>
          <w:i/>
          <w:iCs/>
          <w:sz w:val="24"/>
          <w:szCs w:val="24"/>
          <w:lang w:val="en-US"/>
        </w:rPr>
      </w:pPr>
      <w:commentRangeStart w:id="123"/>
      <w:r w:rsidRPr="00120F42">
        <w:rPr>
          <w:i/>
          <w:iCs/>
          <w:sz w:val="24"/>
          <w:szCs w:val="24"/>
          <w:lang w:val="en-US"/>
        </w:rPr>
        <w:t>Spore shape is correlated with c</w:t>
      </w:r>
      <w:r w:rsidR="51DC11E3" w:rsidRPr="00120F42">
        <w:rPr>
          <w:i/>
          <w:iCs/>
          <w:sz w:val="24"/>
          <w:szCs w:val="24"/>
          <w:lang w:val="en-US"/>
        </w:rPr>
        <w:t>limate.—</w:t>
      </w:r>
      <w:commentRangeEnd w:id="123"/>
      <w:r w:rsidR="009B081F" w:rsidRPr="00120F42">
        <w:rPr>
          <w:rStyle w:val="CommentReference"/>
          <w:i/>
          <w:iCs/>
          <w:sz w:val="24"/>
          <w:szCs w:val="24"/>
          <w:lang w:val="en-US"/>
        </w:rPr>
        <w:commentReference w:id="123"/>
      </w:r>
    </w:p>
    <w:p w14:paraId="3BE6FA61" w14:textId="0D30A9E3" w:rsidR="0078333F" w:rsidRPr="00120F42" w:rsidRDefault="51DC11E3" w:rsidP="00FD49E0">
      <w:pPr>
        <w:spacing w:line="480" w:lineRule="auto"/>
        <w:rPr>
          <w:sz w:val="24"/>
          <w:szCs w:val="24"/>
          <w:lang w:val="en-US"/>
        </w:rPr>
      </w:pPr>
      <w:r w:rsidRPr="00120F42">
        <w:rPr>
          <w:sz w:val="24"/>
          <w:szCs w:val="24"/>
          <w:lang w:val="en-US"/>
        </w:rPr>
        <w:t>Among the ecological variables</w:t>
      </w:r>
      <w:r w:rsidR="0078333F" w:rsidRPr="00120F42">
        <w:rPr>
          <w:sz w:val="24"/>
          <w:szCs w:val="24"/>
          <w:lang w:val="en-US"/>
        </w:rPr>
        <w:t xml:space="preserve"> we</w:t>
      </w:r>
      <w:r w:rsidRPr="00120F42">
        <w:rPr>
          <w:sz w:val="24"/>
          <w:szCs w:val="24"/>
          <w:lang w:val="en-US"/>
        </w:rPr>
        <w:t xml:space="preserve"> tested, precipitation emerged as the strongest predictor of </w:t>
      </w:r>
      <w:r w:rsidR="0090320A" w:rsidRPr="00120F42">
        <w:rPr>
          <w:sz w:val="24"/>
          <w:szCs w:val="24"/>
          <w:lang w:val="en-US"/>
        </w:rPr>
        <w:t>spore shape (PC1), with higher precipitation preceding collection tending to correlate with more elongate spores</w:t>
      </w:r>
      <w:r w:rsidRPr="00120F42">
        <w:rPr>
          <w:sz w:val="24"/>
          <w:szCs w:val="24"/>
          <w:lang w:val="en-US"/>
        </w:rPr>
        <w:t xml:space="preserve"> (FIG. 5).</w:t>
      </w:r>
      <w:r w:rsidR="004B456A" w:rsidRPr="00120F42">
        <w:rPr>
          <w:sz w:val="24"/>
          <w:szCs w:val="24"/>
          <w:lang w:val="en-US"/>
        </w:rPr>
        <w:t xml:space="preserve"> This association persisted after shared evolutionary history was </w:t>
      </w:r>
      <w:r w:rsidR="006B66EB" w:rsidRPr="00120F42">
        <w:rPr>
          <w:sz w:val="24"/>
          <w:szCs w:val="24"/>
          <w:lang w:val="en-US"/>
        </w:rPr>
        <w:t>considered</w:t>
      </w:r>
      <w:r w:rsidR="004B456A" w:rsidRPr="00120F42">
        <w:rPr>
          <w:sz w:val="24"/>
          <w:szCs w:val="24"/>
          <w:lang w:val="en-US"/>
        </w:rPr>
        <w:t>.</w:t>
      </w:r>
      <w:r w:rsidRPr="00120F42">
        <w:rPr>
          <w:sz w:val="24"/>
          <w:szCs w:val="24"/>
          <w:lang w:val="en-US"/>
        </w:rPr>
        <w:t xml:space="preserve"> </w:t>
      </w:r>
      <w:commentRangeStart w:id="124"/>
      <w:r w:rsidR="0078333F" w:rsidRPr="00120F42">
        <w:rPr>
          <w:sz w:val="24"/>
          <w:szCs w:val="24"/>
          <w:lang w:val="en-US"/>
        </w:rPr>
        <w:t>However</w:t>
      </w:r>
      <w:commentRangeEnd w:id="124"/>
      <w:r w:rsidR="0078333F" w:rsidRPr="00120F42">
        <w:rPr>
          <w:rStyle w:val="CommentReference"/>
          <w:sz w:val="24"/>
          <w:szCs w:val="24"/>
          <w:lang w:val="en-US"/>
        </w:rPr>
        <w:commentReference w:id="124"/>
      </w:r>
      <w:r w:rsidR="0078333F" w:rsidRPr="00120F42">
        <w:rPr>
          <w:sz w:val="24"/>
          <w:szCs w:val="24"/>
          <w:lang w:val="en-US"/>
        </w:rPr>
        <w:t xml:space="preserve">, </w:t>
      </w:r>
      <w:r w:rsidR="009C7175">
        <w:rPr>
          <w:sz w:val="24"/>
          <w:szCs w:val="24"/>
          <w:lang w:val="en-US"/>
        </w:rPr>
        <w:t xml:space="preserve">we think </w:t>
      </w:r>
      <w:r w:rsidR="0078333F" w:rsidRPr="00120F42">
        <w:rPr>
          <w:sz w:val="24"/>
          <w:szCs w:val="24"/>
          <w:lang w:val="en-US"/>
        </w:rPr>
        <w:t>precipitation itself is unlikely to be driving spore shape</w:t>
      </w:r>
      <w:r w:rsidR="00F7767D" w:rsidRPr="00120F42">
        <w:rPr>
          <w:sz w:val="24"/>
          <w:szCs w:val="24"/>
          <w:lang w:val="en-US"/>
        </w:rPr>
        <w:t>.</w:t>
      </w:r>
      <w:r w:rsidR="0078333F" w:rsidRPr="00120F42">
        <w:rPr>
          <w:sz w:val="24"/>
          <w:szCs w:val="24"/>
          <w:lang w:val="en-US"/>
        </w:rPr>
        <w:t xml:space="preserve"> </w:t>
      </w:r>
      <w:r w:rsidR="00F7767D" w:rsidRPr="00120F42">
        <w:rPr>
          <w:sz w:val="24"/>
          <w:szCs w:val="24"/>
          <w:lang w:val="en-US"/>
        </w:rPr>
        <w:t>I</w:t>
      </w:r>
      <w:r w:rsidR="0078333F" w:rsidRPr="00120F42">
        <w:rPr>
          <w:sz w:val="24"/>
          <w:szCs w:val="24"/>
          <w:lang w:val="en-US"/>
        </w:rPr>
        <w:t xml:space="preserve">nstead, the availability of water as reflected in not only </w:t>
      </w:r>
      <w:r w:rsidR="00F7767D" w:rsidRPr="00120F42">
        <w:rPr>
          <w:sz w:val="24"/>
          <w:szCs w:val="24"/>
          <w:lang w:val="en-US"/>
        </w:rPr>
        <w:t>rain,</w:t>
      </w:r>
      <w:r w:rsidR="0078333F" w:rsidRPr="00120F42">
        <w:rPr>
          <w:sz w:val="24"/>
          <w:szCs w:val="24"/>
          <w:lang w:val="en-US"/>
        </w:rPr>
        <w:t xml:space="preserve"> but also ambient humidity and near</w:t>
      </w:r>
      <w:r w:rsidR="00F7767D" w:rsidRPr="00120F42">
        <w:rPr>
          <w:sz w:val="24"/>
          <w:szCs w:val="24"/>
          <w:lang w:val="en-US"/>
        </w:rPr>
        <w:t xml:space="preserve"> </w:t>
      </w:r>
      <w:r w:rsidR="0078333F" w:rsidRPr="00120F42">
        <w:rPr>
          <w:sz w:val="24"/>
          <w:szCs w:val="24"/>
          <w:lang w:val="en-US"/>
        </w:rPr>
        <w:t>soil</w:t>
      </w:r>
      <w:r w:rsidR="00F7767D" w:rsidRPr="00120F42">
        <w:rPr>
          <w:sz w:val="24"/>
          <w:szCs w:val="24"/>
          <w:lang w:val="en-US"/>
        </w:rPr>
        <w:t xml:space="preserve"> </w:t>
      </w:r>
      <w:r w:rsidR="0078333F" w:rsidRPr="00120F42">
        <w:rPr>
          <w:sz w:val="24"/>
          <w:szCs w:val="24"/>
          <w:lang w:val="en-US"/>
        </w:rPr>
        <w:t xml:space="preserve">surface moisture may be relevant. While our 30-day precipitation </w:t>
      </w:r>
      <w:r w:rsidR="00F7767D" w:rsidRPr="00120F42">
        <w:rPr>
          <w:sz w:val="24"/>
          <w:szCs w:val="24"/>
          <w:lang w:val="en-US"/>
        </w:rPr>
        <w:t>window</w:t>
      </w:r>
      <w:r w:rsidR="0078333F" w:rsidRPr="00120F42">
        <w:rPr>
          <w:sz w:val="24"/>
          <w:szCs w:val="24"/>
          <w:lang w:val="en-US"/>
        </w:rPr>
        <w:t xml:space="preserve"> only measured precipitation, the Köppen climate groups would consider many other features of local environments</w:t>
      </w:r>
      <w:r w:rsidR="005C2533">
        <w:rPr>
          <w:sz w:val="24"/>
          <w:szCs w:val="24"/>
          <w:lang w:val="en-US"/>
        </w:rPr>
        <w:t xml:space="preserve"> as well as precipitation</w:t>
      </w:r>
      <w:r w:rsidR="0078333F" w:rsidRPr="00120F42">
        <w:rPr>
          <w:sz w:val="24"/>
          <w:szCs w:val="24"/>
          <w:lang w:val="en-US"/>
        </w:rPr>
        <w:t xml:space="preserve">. We hypothesize climate more broadly as a central influence on spore shape, and supporting our hypothesis, the most elongate taxa in our dataset cluster in the coastal southeastern </w:t>
      </w:r>
      <w:r w:rsidR="0078333F" w:rsidRPr="00120F42">
        <w:rPr>
          <w:sz w:val="24"/>
          <w:szCs w:val="24"/>
          <w:lang w:val="en-US"/>
        </w:rPr>
        <w:lastRenderedPageBreak/>
        <w:t>and eastern United States</w:t>
      </w:r>
      <w:r w:rsidR="00FD49E0" w:rsidRPr="00120F42">
        <w:rPr>
          <w:sz w:val="24"/>
          <w:szCs w:val="24"/>
          <w:lang w:val="en-US"/>
        </w:rPr>
        <w:t>. Tulloss (2005) recorded similar observations on</w:t>
      </w:r>
      <w:r w:rsidR="00FD49E0" w:rsidRPr="00120F42">
        <w:rPr>
          <w:i/>
          <w:iCs/>
          <w:sz w:val="24"/>
          <w:szCs w:val="24"/>
          <w:lang w:val="en-US"/>
        </w:rPr>
        <w:t xml:space="preserve"> </w:t>
      </w:r>
      <w:r w:rsidR="00FD49E0" w:rsidRPr="00120F42">
        <w:rPr>
          <w:sz w:val="24"/>
          <w:szCs w:val="24"/>
          <w:lang w:val="en-US"/>
        </w:rPr>
        <w:t xml:space="preserve">temperate and tropical </w:t>
      </w:r>
      <w:r w:rsidR="00FD49E0" w:rsidRPr="00120F42">
        <w:rPr>
          <w:i/>
          <w:iCs/>
          <w:sz w:val="24"/>
          <w:szCs w:val="24"/>
          <w:lang w:val="en-US"/>
        </w:rPr>
        <w:t xml:space="preserve">Amanita </w:t>
      </w:r>
      <w:r w:rsidR="00FD49E0" w:rsidRPr="00120F42">
        <w:rPr>
          <w:sz w:val="24"/>
          <w:szCs w:val="24"/>
          <w:lang w:val="en-US"/>
        </w:rPr>
        <w:t xml:space="preserve">and </w:t>
      </w:r>
      <w:r w:rsidR="005C2533">
        <w:rPr>
          <w:sz w:val="24"/>
          <w:szCs w:val="24"/>
          <w:lang w:val="en-US"/>
        </w:rPr>
        <w:t xml:space="preserve">also </w:t>
      </w:r>
      <w:r w:rsidR="00FD49E0" w:rsidRPr="00120F42">
        <w:rPr>
          <w:sz w:val="24"/>
          <w:szCs w:val="24"/>
          <w:lang w:val="en-US"/>
        </w:rPr>
        <w:t>speculated shape was related to the influence of climatic variables</w:t>
      </w:r>
      <w:r w:rsidR="0078333F" w:rsidRPr="00120F42">
        <w:rPr>
          <w:sz w:val="24"/>
          <w:szCs w:val="24"/>
          <w:lang w:val="en-US"/>
        </w:rPr>
        <w:t xml:space="preserve">. </w:t>
      </w:r>
    </w:p>
    <w:p w14:paraId="197F55E1" w14:textId="77777777" w:rsidR="00644A88" w:rsidRDefault="009C7175" w:rsidP="00CA4C03">
      <w:pPr>
        <w:spacing w:line="480" w:lineRule="auto"/>
        <w:ind w:firstLine="720"/>
        <w:rPr>
          <w:sz w:val="24"/>
          <w:szCs w:val="24"/>
          <w:lang w:val="en-US"/>
        </w:rPr>
      </w:pPr>
      <w:r>
        <w:rPr>
          <w:sz w:val="24"/>
          <w:szCs w:val="24"/>
          <w:lang w:val="en-US"/>
        </w:rPr>
        <w:t xml:space="preserve">In analyses encompassing other fungi, </w:t>
      </w:r>
      <w:r w:rsidR="00C54F1D" w:rsidRPr="00120F42">
        <w:rPr>
          <w:sz w:val="24"/>
          <w:szCs w:val="24"/>
          <w:lang w:val="en-US"/>
        </w:rPr>
        <w:t xml:space="preserve">Kauserud et al. (2011) </w:t>
      </w:r>
      <w:r w:rsidR="00474684">
        <w:rPr>
          <w:sz w:val="24"/>
          <w:szCs w:val="24"/>
          <w:lang w:val="en-US"/>
        </w:rPr>
        <w:t>also suggest</w:t>
      </w:r>
      <w:r w:rsidR="00474684" w:rsidRPr="00120F42">
        <w:rPr>
          <w:sz w:val="24"/>
          <w:szCs w:val="24"/>
          <w:lang w:val="en-US"/>
        </w:rPr>
        <w:t xml:space="preserve"> </w:t>
      </w:r>
      <w:r w:rsidR="00C54F1D" w:rsidRPr="00120F42">
        <w:rPr>
          <w:sz w:val="24"/>
          <w:szCs w:val="24"/>
          <w:lang w:val="en-US"/>
        </w:rPr>
        <w:t xml:space="preserve">water balance optimization </w:t>
      </w:r>
      <w:r w:rsidR="00474684">
        <w:rPr>
          <w:sz w:val="24"/>
          <w:szCs w:val="24"/>
          <w:lang w:val="en-US"/>
        </w:rPr>
        <w:t>as</w:t>
      </w:r>
      <w:r w:rsidR="00C54F1D" w:rsidRPr="00120F42">
        <w:rPr>
          <w:sz w:val="24"/>
          <w:szCs w:val="24"/>
          <w:lang w:val="en-US"/>
        </w:rPr>
        <w:t xml:space="preserve"> the functional link between climate and spore morphology, observing</w:t>
      </w:r>
      <w:r w:rsidR="00506A93">
        <w:rPr>
          <w:sz w:val="24"/>
          <w:szCs w:val="24"/>
          <w:lang w:val="en-US"/>
        </w:rPr>
        <w:t xml:space="preserve"> that</w:t>
      </w:r>
      <w:r w:rsidR="00C54F1D" w:rsidRPr="00120F42">
        <w:rPr>
          <w:sz w:val="24"/>
          <w:szCs w:val="24"/>
          <w:lang w:val="en-US"/>
        </w:rPr>
        <w:t xml:space="preserve"> Norwegian coastal fungi have smaller spores than inland species</w:t>
      </w:r>
      <w:r w:rsidR="00474684">
        <w:rPr>
          <w:sz w:val="24"/>
          <w:szCs w:val="24"/>
          <w:lang w:val="en-US"/>
        </w:rPr>
        <w:t>, perhaps because of</w:t>
      </w:r>
      <w:r w:rsidR="00C54F1D" w:rsidRPr="00120F42">
        <w:rPr>
          <w:sz w:val="24"/>
          <w:szCs w:val="24"/>
          <w:lang w:val="en-US"/>
        </w:rPr>
        <w:t xml:space="preserve"> </w:t>
      </w:r>
      <w:r w:rsidR="00506A93">
        <w:rPr>
          <w:sz w:val="24"/>
          <w:szCs w:val="24"/>
          <w:lang w:val="en-US"/>
        </w:rPr>
        <w:t xml:space="preserve">a </w:t>
      </w:r>
      <w:r w:rsidR="00C54F1D" w:rsidRPr="00120F42">
        <w:rPr>
          <w:sz w:val="24"/>
          <w:szCs w:val="24"/>
          <w:lang w:val="en-US"/>
        </w:rPr>
        <w:t>relaxed constraint on water storage in more humid</w:t>
      </w:r>
      <w:r w:rsidR="00474684">
        <w:rPr>
          <w:sz w:val="24"/>
          <w:szCs w:val="24"/>
          <w:lang w:val="en-US"/>
        </w:rPr>
        <w:t>, coastal</w:t>
      </w:r>
      <w:r w:rsidR="00C54F1D" w:rsidRPr="00120F42">
        <w:rPr>
          <w:sz w:val="24"/>
          <w:szCs w:val="24"/>
          <w:lang w:val="en-US"/>
        </w:rPr>
        <w:t xml:space="preserve"> environments. Although we found structuring in shape rather than size, </w:t>
      </w:r>
      <w:r w:rsidR="00474684">
        <w:rPr>
          <w:sz w:val="24"/>
          <w:szCs w:val="24"/>
          <w:lang w:val="en-US"/>
        </w:rPr>
        <w:t xml:space="preserve">perhaps </w:t>
      </w:r>
      <w:r w:rsidR="00C54F1D" w:rsidRPr="00120F42">
        <w:rPr>
          <w:sz w:val="24"/>
          <w:szCs w:val="24"/>
          <w:lang w:val="en-US"/>
        </w:rPr>
        <w:t xml:space="preserve">dry conditions disfavor elongated spores because elongation increases </w:t>
      </w:r>
      <w:r w:rsidR="00644A88">
        <w:rPr>
          <w:sz w:val="24"/>
          <w:szCs w:val="24"/>
          <w:lang w:val="en-US"/>
        </w:rPr>
        <w:t xml:space="preserve">the </w:t>
      </w:r>
      <w:r w:rsidR="00644A88" w:rsidRPr="00120F42">
        <w:rPr>
          <w:sz w:val="24"/>
          <w:szCs w:val="24"/>
          <w:lang w:val="en-US"/>
        </w:rPr>
        <w:t>surface-area-to-volume ratio</w:t>
      </w:r>
      <w:r w:rsidR="00C54F1D" w:rsidRPr="00120F42">
        <w:rPr>
          <w:sz w:val="24"/>
          <w:szCs w:val="24"/>
          <w:lang w:val="en-US"/>
        </w:rPr>
        <w:t xml:space="preserve"> and wetter conditions relax this constraint</w:t>
      </w:r>
      <w:r w:rsidR="005D30A3" w:rsidRPr="00120F42">
        <w:rPr>
          <w:sz w:val="24"/>
          <w:szCs w:val="24"/>
          <w:lang w:val="en-US"/>
        </w:rPr>
        <w:t xml:space="preserve"> (Kauserud et al. 2008)</w:t>
      </w:r>
      <w:r w:rsidR="00C54F1D" w:rsidRPr="00120F42">
        <w:rPr>
          <w:sz w:val="24"/>
          <w:szCs w:val="24"/>
          <w:lang w:val="en-US"/>
        </w:rPr>
        <w:t>.</w:t>
      </w:r>
    </w:p>
    <w:p w14:paraId="2D5355A1" w14:textId="465BA834" w:rsidR="004B456A" w:rsidRPr="00120F42" w:rsidRDefault="00644A88" w:rsidP="00CA4C03">
      <w:pPr>
        <w:spacing w:line="480" w:lineRule="auto"/>
        <w:ind w:firstLine="720"/>
        <w:rPr>
          <w:sz w:val="24"/>
          <w:szCs w:val="24"/>
          <w:lang w:val="en-US"/>
        </w:rPr>
      </w:pPr>
      <w:r w:rsidRPr="00644A88">
        <w:rPr>
          <w:sz w:val="24"/>
          <w:szCs w:val="24"/>
          <w:lang w:val="en-US"/>
        </w:rPr>
        <w:t>This mechanism may also contribute to the asymmetric relationship between size and shape in Amanita, in which small-spored species span much of the elongate–globose axis whereas larger spores are predominantly globose (FIG. 3C).</w:t>
      </w:r>
      <w:r w:rsidR="00D656C7">
        <w:rPr>
          <w:sz w:val="24"/>
          <w:szCs w:val="24"/>
          <w:lang w:val="en-US"/>
        </w:rPr>
        <w:t xml:space="preserve"> </w:t>
      </w:r>
      <w:r w:rsidR="00D656C7" w:rsidRPr="00D656C7">
        <w:rPr>
          <w:sz w:val="24"/>
          <w:szCs w:val="24"/>
          <w:lang w:val="en-US"/>
        </w:rPr>
        <w:t xml:space="preserve">Because both small size and elongation increase surface area relative to volume, small, elongate spores should face the strongest potential water-balance constraint and may therefore be viable across a narrower range of environmental conditions. Wetter environments </w:t>
      </w:r>
      <w:r w:rsidR="00D656C7">
        <w:rPr>
          <w:sz w:val="24"/>
          <w:szCs w:val="24"/>
          <w:lang w:val="en-US"/>
        </w:rPr>
        <w:t>may</w:t>
      </w:r>
      <w:r w:rsidR="00D656C7" w:rsidRPr="00D656C7">
        <w:rPr>
          <w:sz w:val="24"/>
          <w:szCs w:val="24"/>
          <w:lang w:val="en-US"/>
        </w:rPr>
        <w:t xml:space="preserve"> relax this constraint and permit both elongate and globose forms among small spores.</w:t>
      </w:r>
      <w:r w:rsidR="009B081F" w:rsidRPr="00120F42">
        <w:rPr>
          <w:sz w:val="24"/>
          <w:szCs w:val="24"/>
          <w:lang w:val="en-US"/>
        </w:rPr>
        <w:t xml:space="preserve"> </w:t>
      </w:r>
      <w:r w:rsidR="009B081F" w:rsidRPr="00120F42">
        <w:rPr>
          <w:sz w:val="24"/>
          <w:szCs w:val="24"/>
        </w:rPr>
        <w:t xml:space="preserve">Direct measurements of </w:t>
      </w:r>
      <w:r w:rsidR="00474684">
        <w:rPr>
          <w:sz w:val="24"/>
          <w:szCs w:val="24"/>
        </w:rPr>
        <w:t xml:space="preserve">local </w:t>
      </w:r>
      <w:r w:rsidR="009B081F" w:rsidRPr="00120F42">
        <w:rPr>
          <w:sz w:val="24"/>
          <w:szCs w:val="24"/>
        </w:rPr>
        <w:t>humidity, spore water loss, and post-release behavior will be needed to distinguish among these hypotheses.</w:t>
      </w:r>
    </w:p>
    <w:p w14:paraId="70A9CC12" w14:textId="77777777" w:rsidR="00C54F1D" w:rsidRPr="00120F42" w:rsidRDefault="00C54F1D" w:rsidP="00FD49E0">
      <w:pPr>
        <w:spacing w:line="480" w:lineRule="auto"/>
        <w:rPr>
          <w:sz w:val="24"/>
          <w:szCs w:val="24"/>
          <w:lang w:val="en-US"/>
        </w:rPr>
      </w:pPr>
    </w:p>
    <w:p w14:paraId="6038D9E9" w14:textId="60757E3A" w:rsidR="00D25CCD" w:rsidRPr="00120F42" w:rsidRDefault="0078333F" w:rsidP="51DC11E3">
      <w:pPr>
        <w:spacing w:line="480" w:lineRule="auto"/>
        <w:rPr>
          <w:sz w:val="24"/>
          <w:szCs w:val="24"/>
          <w:lang w:val="en-US"/>
        </w:rPr>
      </w:pPr>
      <w:commentRangeStart w:id="125"/>
      <w:r w:rsidRPr="00120F42">
        <w:rPr>
          <w:i/>
          <w:iCs/>
          <w:sz w:val="24"/>
          <w:szCs w:val="24"/>
          <w:lang w:val="en-US"/>
        </w:rPr>
        <w:t>Shape is a labile trait</w:t>
      </w:r>
      <w:r w:rsidR="002B7AC0" w:rsidRPr="00120F42">
        <w:rPr>
          <w:i/>
          <w:iCs/>
          <w:sz w:val="24"/>
          <w:szCs w:val="24"/>
          <w:lang w:val="en-US"/>
        </w:rPr>
        <w:t xml:space="preserve"> in</w:t>
      </w:r>
      <w:r w:rsidR="009C7175">
        <w:rPr>
          <w:i/>
          <w:iCs/>
          <w:sz w:val="24"/>
          <w:szCs w:val="24"/>
          <w:lang w:val="en-US"/>
        </w:rPr>
        <w:t xml:space="preserve"> the genus</w:t>
      </w:r>
      <w:r w:rsidR="002B7AC0" w:rsidRPr="00120F42">
        <w:rPr>
          <w:i/>
          <w:iCs/>
          <w:sz w:val="24"/>
          <w:szCs w:val="24"/>
          <w:lang w:val="en-US"/>
        </w:rPr>
        <w:t xml:space="preserve"> </w:t>
      </w:r>
      <w:r w:rsidR="002B7AC0" w:rsidRPr="00120F42">
        <w:rPr>
          <w:sz w:val="24"/>
          <w:szCs w:val="24"/>
          <w:lang w:val="en-US"/>
        </w:rPr>
        <w:t>Amanita</w:t>
      </w:r>
      <w:r w:rsidR="002B7AC0" w:rsidRPr="00120F42">
        <w:rPr>
          <w:i/>
          <w:iCs/>
          <w:sz w:val="24"/>
          <w:szCs w:val="24"/>
          <w:lang w:val="en-US"/>
        </w:rPr>
        <w:t>.</w:t>
      </w:r>
      <w:r w:rsidR="51DC11E3" w:rsidRPr="00120F42">
        <w:rPr>
          <w:i/>
          <w:iCs/>
          <w:sz w:val="24"/>
          <w:szCs w:val="24"/>
          <w:lang w:val="en-US"/>
        </w:rPr>
        <w:t>—</w:t>
      </w:r>
      <w:commentRangeEnd w:id="125"/>
      <w:r w:rsidR="009B081F" w:rsidRPr="00120F42">
        <w:rPr>
          <w:rStyle w:val="CommentReference"/>
          <w:sz w:val="24"/>
          <w:szCs w:val="24"/>
          <w:lang w:val="en-US"/>
        </w:rPr>
        <w:commentReference w:id="125"/>
      </w:r>
    </w:p>
    <w:p w14:paraId="7420A790" w14:textId="7E883C73" w:rsidR="002B7AC0" w:rsidRPr="00120F42" w:rsidRDefault="51DC11E3" w:rsidP="002B7AC0">
      <w:pPr>
        <w:spacing w:line="480" w:lineRule="auto"/>
        <w:rPr>
          <w:sz w:val="24"/>
          <w:szCs w:val="24"/>
          <w:lang w:val="en-US"/>
        </w:rPr>
      </w:pPr>
      <w:r w:rsidRPr="00120F42">
        <w:rPr>
          <w:sz w:val="24"/>
          <w:szCs w:val="24"/>
          <w:lang w:val="en-US"/>
        </w:rPr>
        <w:t xml:space="preserve">Similar shapes </w:t>
      </w:r>
      <w:r w:rsidR="0078333F" w:rsidRPr="00120F42">
        <w:rPr>
          <w:sz w:val="24"/>
          <w:szCs w:val="24"/>
          <w:lang w:val="en-US"/>
        </w:rPr>
        <w:t>appear repeatedly and independently across the phylogeny of</w:t>
      </w:r>
      <w:r w:rsidRPr="00120F42">
        <w:rPr>
          <w:sz w:val="24"/>
          <w:szCs w:val="24"/>
          <w:lang w:val="en-US"/>
        </w:rPr>
        <w:t xml:space="preserve"> </w:t>
      </w:r>
      <w:r w:rsidRPr="00120F42">
        <w:rPr>
          <w:i/>
          <w:iCs/>
          <w:sz w:val="24"/>
          <w:szCs w:val="24"/>
          <w:lang w:val="en-US"/>
        </w:rPr>
        <w:t xml:space="preserve">Amanita </w:t>
      </w:r>
      <w:r w:rsidRPr="00120F42">
        <w:rPr>
          <w:sz w:val="24"/>
          <w:szCs w:val="24"/>
          <w:lang w:val="en-US"/>
        </w:rPr>
        <w:t>(</w:t>
      </w:r>
      <w:r w:rsidR="00AE7225">
        <w:rPr>
          <w:sz w:val="24"/>
          <w:szCs w:val="24"/>
          <w:lang w:val="en-US"/>
        </w:rPr>
        <w:t>FIG</w:t>
      </w:r>
      <w:r w:rsidRPr="00120F42">
        <w:rPr>
          <w:sz w:val="24"/>
          <w:szCs w:val="24"/>
          <w:lang w:val="en-US"/>
        </w:rPr>
        <w:t xml:space="preserve">. 4B), and PC1 showed essentially no phylogenetic signal. </w:t>
      </w:r>
      <w:r w:rsidR="0078333F" w:rsidRPr="00120F42">
        <w:rPr>
          <w:sz w:val="24"/>
          <w:szCs w:val="24"/>
          <w:lang w:val="en-US"/>
        </w:rPr>
        <w:t>The pattern is</w:t>
      </w:r>
      <w:r w:rsidRPr="00120F42">
        <w:rPr>
          <w:sz w:val="24"/>
          <w:szCs w:val="24"/>
          <w:lang w:val="en-US"/>
        </w:rPr>
        <w:t xml:space="preserve"> consistent </w:t>
      </w:r>
      <w:r w:rsidRPr="00120F42">
        <w:rPr>
          <w:sz w:val="24"/>
          <w:szCs w:val="24"/>
          <w:lang w:val="en-US"/>
        </w:rPr>
        <w:lastRenderedPageBreak/>
        <w:t xml:space="preserve">with recurrent </w:t>
      </w:r>
      <w:r w:rsidR="0078333F" w:rsidRPr="00120F42">
        <w:rPr>
          <w:sz w:val="24"/>
          <w:szCs w:val="24"/>
          <w:lang w:val="en-US"/>
        </w:rPr>
        <w:t xml:space="preserve">natural </w:t>
      </w:r>
      <w:r w:rsidRPr="00120F42">
        <w:rPr>
          <w:sz w:val="24"/>
          <w:szCs w:val="24"/>
          <w:lang w:val="en-US"/>
        </w:rPr>
        <w:t>selection on shape</w:t>
      </w:r>
      <w:r w:rsidR="0078333F" w:rsidRPr="00120F42">
        <w:rPr>
          <w:sz w:val="24"/>
          <w:szCs w:val="24"/>
          <w:lang w:val="en-US"/>
        </w:rPr>
        <w:t xml:space="preserve"> and not phylogenetic conservatism</w:t>
      </w:r>
      <w:r w:rsidRPr="00120F42">
        <w:rPr>
          <w:sz w:val="24"/>
          <w:szCs w:val="24"/>
          <w:lang w:val="en-US"/>
        </w:rPr>
        <w:t xml:space="preserve"> </w:t>
      </w:r>
      <w:hyperlink r:id="rId75">
        <w:r w:rsidRPr="00120F42">
          <w:rPr>
            <w:sz w:val="24"/>
            <w:szCs w:val="24"/>
            <w:lang w:val="en-US"/>
          </w:rPr>
          <w:t>(Halbwachs et al. 2015)</w:t>
        </w:r>
      </w:hyperlink>
      <w:r w:rsidRPr="00120F42">
        <w:rPr>
          <w:sz w:val="24"/>
          <w:szCs w:val="24"/>
          <w:lang w:val="en-US"/>
        </w:rPr>
        <w:t xml:space="preserve">. </w:t>
      </w:r>
    </w:p>
    <w:p w14:paraId="6AAF01BF" w14:textId="177E907D" w:rsidR="002B7AC0" w:rsidRPr="00120F42" w:rsidRDefault="00034A17">
      <w:pPr>
        <w:spacing w:line="480" w:lineRule="auto"/>
        <w:ind w:firstLine="720"/>
        <w:rPr>
          <w:sz w:val="24"/>
          <w:szCs w:val="24"/>
          <w:lang w:val="en-US"/>
        </w:rPr>
        <w:pPrChange w:id="126" w:author="Anne Pringle" w:date="2026-09-04T09:37:00Z" w16du:dateUtc="2026-09-04T14:37:00Z">
          <w:pPr>
            <w:spacing w:line="480" w:lineRule="auto"/>
          </w:pPr>
        </w:pPrChange>
      </w:pPr>
      <w:r>
        <w:rPr>
          <w:sz w:val="24"/>
          <w:szCs w:val="24"/>
          <w:lang w:val="en-US"/>
        </w:rPr>
        <w:t xml:space="preserve">A recent study </w:t>
      </w:r>
      <w:commentRangeStart w:id="127"/>
      <w:r>
        <w:rPr>
          <w:sz w:val="24"/>
          <w:szCs w:val="24"/>
          <w:lang w:val="en-US"/>
        </w:rPr>
        <w:t>of</w:t>
      </w:r>
      <w:commentRangeEnd w:id="127"/>
      <w:r w:rsidRPr="00120F42">
        <w:rPr>
          <w:rStyle w:val="CommentReference"/>
          <w:sz w:val="24"/>
          <w:szCs w:val="24"/>
          <w:lang w:val="en-US"/>
        </w:rPr>
        <w:commentReference w:id="127"/>
      </w:r>
      <w:r w:rsidR="002B7AC0" w:rsidRPr="00120F42">
        <w:rPr>
          <w:sz w:val="24"/>
          <w:szCs w:val="24"/>
          <w:lang w:val="en-US"/>
        </w:rPr>
        <w:t xml:space="preserve"> arbuscular mycorrhizal (AM) fungi provides a useful contrast to our data. Pehim Limbu et al. (2025) found broad associations between AM fungal spore volume and shape, and climate, and they also reported moderate phylogenetic conservatism for volume but not shape. Among the </w:t>
      </w:r>
      <w:r w:rsidR="002B7AC0" w:rsidRPr="00120F42">
        <w:rPr>
          <w:i/>
          <w:iCs/>
          <w:sz w:val="24"/>
          <w:szCs w:val="24"/>
          <w:lang w:val="en-US"/>
        </w:rPr>
        <w:t>Amanita</w:t>
      </w:r>
      <w:r w:rsidR="002B7AC0" w:rsidRPr="00120F42">
        <w:rPr>
          <w:sz w:val="24"/>
          <w:szCs w:val="24"/>
          <w:lang w:val="en-US"/>
        </w:rPr>
        <w:t xml:space="preserve">, shape rather than volume was associated with climate, and neither shape nor volume was phylogenetically conserved. The contrasting patterns suggest </w:t>
      </w:r>
      <w:r w:rsidR="009C7175">
        <w:rPr>
          <w:sz w:val="24"/>
          <w:szCs w:val="24"/>
          <w:lang w:val="en-US"/>
        </w:rPr>
        <w:t>different</w:t>
      </w:r>
      <w:r w:rsidR="002B7AC0" w:rsidRPr="00120F42">
        <w:rPr>
          <w:sz w:val="24"/>
          <w:szCs w:val="24"/>
          <w:lang w:val="en-US"/>
        </w:rPr>
        <w:t xml:space="preserve"> lineages </w:t>
      </w:r>
      <w:r w:rsidR="009C7175">
        <w:rPr>
          <w:sz w:val="24"/>
          <w:szCs w:val="24"/>
          <w:lang w:val="en-US"/>
        </w:rPr>
        <w:t>of</w:t>
      </w:r>
      <w:r w:rsidR="009C7175" w:rsidRPr="00120F42">
        <w:rPr>
          <w:sz w:val="24"/>
          <w:szCs w:val="24"/>
          <w:lang w:val="en-US"/>
        </w:rPr>
        <w:t xml:space="preserve"> </w:t>
      </w:r>
      <w:r w:rsidR="002B7AC0" w:rsidRPr="00120F42">
        <w:rPr>
          <w:sz w:val="24"/>
          <w:szCs w:val="24"/>
          <w:lang w:val="en-US"/>
        </w:rPr>
        <w:t>fungi may evolve different solutions to the multiple pressures of climate, development, and biophysics</w:t>
      </w:r>
      <w:r w:rsidR="00D656C7" w:rsidRPr="00120F42">
        <w:rPr>
          <w:sz w:val="24"/>
          <w:szCs w:val="24"/>
          <w:lang w:val="en-US"/>
        </w:rPr>
        <w:t xml:space="preserve">. </w:t>
      </w:r>
    </w:p>
    <w:p w14:paraId="56833EC1" w14:textId="77777777" w:rsidR="00D25CCD" w:rsidRPr="00120F42" w:rsidRDefault="00D25CCD">
      <w:pPr>
        <w:spacing w:line="480" w:lineRule="auto"/>
        <w:rPr>
          <w:sz w:val="24"/>
          <w:szCs w:val="24"/>
          <w:lang w:val="en-US"/>
        </w:rPr>
      </w:pPr>
    </w:p>
    <w:p w14:paraId="50FB4117" w14:textId="77777777" w:rsidR="00D25CCD" w:rsidRPr="00120F42" w:rsidRDefault="51DC11E3" w:rsidP="51DC11E3">
      <w:pPr>
        <w:spacing w:line="480" w:lineRule="auto"/>
        <w:rPr>
          <w:i/>
          <w:iCs/>
          <w:sz w:val="24"/>
          <w:szCs w:val="24"/>
          <w:lang w:val="en-US"/>
        </w:rPr>
      </w:pPr>
      <w:commentRangeStart w:id="128"/>
      <w:commentRangeStart w:id="129"/>
      <w:r w:rsidRPr="00120F42">
        <w:rPr>
          <w:i/>
          <w:iCs/>
          <w:sz w:val="24"/>
          <w:szCs w:val="24"/>
          <w:lang w:val="en-US"/>
        </w:rPr>
        <w:t>Spore shape and dispersal biophysics.—</w:t>
      </w:r>
      <w:commentRangeEnd w:id="128"/>
      <w:r w:rsidR="009B081F" w:rsidRPr="00120F42">
        <w:rPr>
          <w:rStyle w:val="CommentReference"/>
          <w:i/>
          <w:iCs/>
          <w:sz w:val="24"/>
          <w:szCs w:val="24"/>
          <w:lang w:val="en-US"/>
        </w:rPr>
        <w:commentReference w:id="128"/>
      </w:r>
      <w:commentRangeEnd w:id="129"/>
      <w:r w:rsidR="00CF5374" w:rsidRPr="00120F42">
        <w:rPr>
          <w:rStyle w:val="CommentReference"/>
          <w:i/>
          <w:iCs/>
          <w:sz w:val="24"/>
          <w:szCs w:val="24"/>
          <w:lang w:val="en-US"/>
        </w:rPr>
        <w:commentReference w:id="129"/>
      </w:r>
    </w:p>
    <w:p w14:paraId="2B074A91" w14:textId="77DD34CD" w:rsidR="0078333F" w:rsidRPr="00120F42" w:rsidRDefault="00BC3215" w:rsidP="00BC3215">
      <w:pPr>
        <w:spacing w:line="480" w:lineRule="auto"/>
        <w:ind w:firstLine="720"/>
        <w:rPr>
          <w:sz w:val="24"/>
          <w:szCs w:val="24"/>
          <w:lang w:val="en-US"/>
        </w:rPr>
      </w:pPr>
      <w:r w:rsidRPr="00120F42">
        <w:rPr>
          <w:sz w:val="24"/>
          <w:szCs w:val="24"/>
          <w:lang w:val="en-US"/>
        </w:rPr>
        <w:t xml:space="preserve">Spore shape may be especially consequential during the earliest stages of dispersal, when spores must first escape the weak local airflows immediately surrounding a sporocarp before broader atmospheric transport becomes relevant. Even modest differences in drag or settling behavior </w:t>
      </w:r>
      <w:r w:rsidR="00CF5374">
        <w:rPr>
          <w:sz w:val="24"/>
          <w:szCs w:val="24"/>
          <w:lang w:val="en-US"/>
        </w:rPr>
        <w:t>likely</w:t>
      </w:r>
      <w:r w:rsidR="00CF5374" w:rsidRPr="00120F42">
        <w:rPr>
          <w:sz w:val="24"/>
          <w:szCs w:val="24"/>
          <w:lang w:val="en-US"/>
        </w:rPr>
        <w:t xml:space="preserve"> </w:t>
      </w:r>
      <w:r w:rsidRPr="00120F42">
        <w:rPr>
          <w:sz w:val="24"/>
          <w:szCs w:val="24"/>
          <w:lang w:val="en-US"/>
        </w:rPr>
        <w:t xml:space="preserve">have biologically meaningful effects (Ingold 1965). </w:t>
      </w:r>
      <w:r w:rsidR="0078333F" w:rsidRPr="00120F42">
        <w:rPr>
          <w:sz w:val="24"/>
          <w:szCs w:val="24"/>
          <w:lang w:val="en-US"/>
        </w:rPr>
        <w:t xml:space="preserve">Our simplified settling model yielded an approximately </w:t>
      </w:r>
      <w:r w:rsidR="00B9070C" w:rsidRPr="00120F42">
        <w:rPr>
          <w:sz w:val="24"/>
          <w:szCs w:val="24"/>
          <w:lang w:val="en-US"/>
        </w:rPr>
        <w:t>threefold</w:t>
      </w:r>
      <w:r w:rsidR="0078333F" w:rsidRPr="00120F42">
        <w:rPr>
          <w:sz w:val="24"/>
          <w:szCs w:val="24"/>
          <w:lang w:val="en-US"/>
        </w:rPr>
        <w:t xml:space="preserve"> range in relative terminal-velocity estimates, </w:t>
      </w:r>
      <w:r w:rsidR="00CF5374">
        <w:rPr>
          <w:sz w:val="24"/>
          <w:szCs w:val="24"/>
          <w:lang w:val="en-US"/>
        </w:rPr>
        <w:t xml:space="preserve">and </w:t>
      </w:r>
      <w:r w:rsidR="007C354E">
        <w:rPr>
          <w:sz w:val="24"/>
          <w:szCs w:val="24"/>
          <w:lang w:val="en-US"/>
        </w:rPr>
        <w:t>estimates</w:t>
      </w:r>
      <w:r w:rsidR="00CF5374" w:rsidRPr="00120F42">
        <w:rPr>
          <w:sz w:val="24"/>
          <w:szCs w:val="24"/>
          <w:lang w:val="en-US"/>
        </w:rPr>
        <w:t xml:space="preserve"> </w:t>
      </w:r>
      <w:r w:rsidR="00CF5374">
        <w:rPr>
          <w:sz w:val="24"/>
          <w:szCs w:val="24"/>
          <w:lang w:val="en-US"/>
        </w:rPr>
        <w:t>correlate</w:t>
      </w:r>
      <w:r w:rsidR="00CF5374" w:rsidRPr="00120F42">
        <w:rPr>
          <w:sz w:val="24"/>
          <w:szCs w:val="24"/>
          <w:lang w:val="en-US"/>
        </w:rPr>
        <w:t xml:space="preserve"> </w:t>
      </w:r>
      <w:r w:rsidR="0078333F" w:rsidRPr="00120F42">
        <w:rPr>
          <w:sz w:val="24"/>
          <w:szCs w:val="24"/>
          <w:lang w:val="en-US"/>
        </w:rPr>
        <w:t xml:space="preserve">with </w:t>
      </w:r>
      <w:r w:rsidRPr="00120F42">
        <w:rPr>
          <w:sz w:val="24"/>
          <w:szCs w:val="24"/>
          <w:lang w:val="en-US"/>
        </w:rPr>
        <w:t>the elongate-globose axis represented by PC1</w:t>
      </w:r>
      <w:r w:rsidR="0078333F" w:rsidRPr="00120F42">
        <w:rPr>
          <w:sz w:val="24"/>
          <w:szCs w:val="24"/>
          <w:lang w:val="en-US"/>
        </w:rPr>
        <w:t xml:space="preserve"> (FIG. 6). </w:t>
      </w:r>
      <w:r w:rsidR="00CF5374">
        <w:rPr>
          <w:sz w:val="24"/>
          <w:szCs w:val="24"/>
          <w:lang w:val="en-US"/>
        </w:rPr>
        <w:t>The correlation</w:t>
      </w:r>
      <w:r w:rsidR="00CF5374" w:rsidRPr="00120F42">
        <w:rPr>
          <w:sz w:val="24"/>
          <w:szCs w:val="24"/>
          <w:lang w:val="en-US"/>
        </w:rPr>
        <w:t xml:space="preserve"> </w:t>
      </w:r>
      <w:r w:rsidR="0078333F" w:rsidRPr="00120F42">
        <w:rPr>
          <w:sz w:val="24"/>
          <w:szCs w:val="24"/>
          <w:lang w:val="en-US"/>
        </w:rPr>
        <w:t xml:space="preserve">provides a plausible functional link between </w:t>
      </w:r>
      <w:r w:rsidRPr="00120F42">
        <w:rPr>
          <w:sz w:val="24"/>
          <w:szCs w:val="24"/>
          <w:lang w:val="en-US"/>
        </w:rPr>
        <w:t>spore shape variation</w:t>
      </w:r>
      <w:r w:rsidR="0078333F" w:rsidRPr="00120F42">
        <w:rPr>
          <w:sz w:val="24"/>
          <w:szCs w:val="24"/>
          <w:lang w:val="en-US"/>
        </w:rPr>
        <w:t xml:space="preserve"> and the physics of early dispersal. In addition to changing relative settling speed, elongated spores may also differ from more globose spores in how they orient during descent, potentially altering their trajectories and introduc</w:t>
      </w:r>
      <w:r w:rsidR="004504C1" w:rsidRPr="00120F42">
        <w:rPr>
          <w:sz w:val="24"/>
          <w:szCs w:val="24"/>
          <w:lang w:val="en-US"/>
        </w:rPr>
        <w:t>ing</w:t>
      </w:r>
      <w:r w:rsidR="0078333F" w:rsidRPr="00120F42">
        <w:rPr>
          <w:sz w:val="24"/>
          <w:szCs w:val="24"/>
          <w:lang w:val="en-US"/>
        </w:rPr>
        <w:t xml:space="preserve"> a lateral component to their movement under simplified conditions (Supplemental Text 1</w:t>
      </w:r>
      <w:r w:rsidRPr="00120F42">
        <w:rPr>
          <w:sz w:val="24"/>
          <w:szCs w:val="24"/>
          <w:lang w:val="en-US"/>
        </w:rPr>
        <w:t>)</w:t>
      </w:r>
      <w:r w:rsidR="0078333F" w:rsidRPr="00120F42">
        <w:rPr>
          <w:sz w:val="24"/>
          <w:szCs w:val="24"/>
          <w:lang w:val="en-US"/>
        </w:rPr>
        <w:t>.</w:t>
      </w:r>
    </w:p>
    <w:p w14:paraId="5A907C58" w14:textId="67758EA2" w:rsidR="0078231D" w:rsidRPr="00120F42" w:rsidRDefault="0078333F" w:rsidP="0078231D">
      <w:pPr>
        <w:spacing w:line="480" w:lineRule="auto"/>
        <w:ind w:firstLine="720"/>
        <w:rPr>
          <w:sz w:val="24"/>
          <w:szCs w:val="24"/>
          <w:lang w:val="en-US"/>
        </w:rPr>
      </w:pPr>
      <w:r w:rsidRPr="00120F42">
        <w:rPr>
          <w:sz w:val="24"/>
          <w:szCs w:val="24"/>
          <w:lang w:val="en-US"/>
        </w:rPr>
        <w:lastRenderedPageBreak/>
        <w:t>Our model is a deliberate simplification</w:t>
      </w:r>
      <w:r w:rsidR="00AD0507" w:rsidRPr="00120F42">
        <w:rPr>
          <w:sz w:val="24"/>
          <w:szCs w:val="24"/>
          <w:lang w:val="en-US"/>
        </w:rPr>
        <w:t xml:space="preserve">, and real spores depart from idealized spheroids </w:t>
      </w:r>
      <w:r w:rsidR="007C354E">
        <w:rPr>
          <w:sz w:val="24"/>
          <w:szCs w:val="24"/>
          <w:lang w:val="en-US"/>
        </w:rPr>
        <w:t>because</w:t>
      </w:r>
      <w:r w:rsidR="007C354E" w:rsidRPr="00120F42">
        <w:rPr>
          <w:sz w:val="24"/>
          <w:szCs w:val="24"/>
          <w:lang w:val="en-US"/>
        </w:rPr>
        <w:t xml:space="preserve"> </w:t>
      </w:r>
      <w:r w:rsidR="00AD0507" w:rsidRPr="00120F42">
        <w:rPr>
          <w:sz w:val="24"/>
          <w:szCs w:val="24"/>
          <w:lang w:val="en-US"/>
        </w:rPr>
        <w:t>their movement may depend on orientation, ornamentation, turbulence,</w:t>
      </w:r>
      <w:r w:rsidR="00723976" w:rsidRPr="00120F42">
        <w:rPr>
          <w:sz w:val="24"/>
          <w:szCs w:val="24"/>
          <w:lang w:val="en-US"/>
        </w:rPr>
        <w:t xml:space="preserve"> boundary-layer dynamics, and </w:t>
      </w:r>
      <w:r w:rsidR="00AD0507" w:rsidRPr="00120F42">
        <w:rPr>
          <w:sz w:val="24"/>
          <w:szCs w:val="24"/>
          <w:lang w:val="en-US"/>
        </w:rPr>
        <w:t>hygroscopic effects</w:t>
      </w:r>
      <w:r w:rsidR="00723976" w:rsidRPr="00120F42">
        <w:rPr>
          <w:sz w:val="24"/>
          <w:szCs w:val="24"/>
          <w:lang w:val="en-US"/>
        </w:rPr>
        <w:t xml:space="preserve"> </w:t>
      </w:r>
      <w:hyperlink r:id="rId76">
        <w:r w:rsidR="00723976" w:rsidRPr="00120F42">
          <w:rPr>
            <w:sz w:val="24"/>
            <w:szCs w:val="24"/>
            <w:lang w:val="en-US"/>
          </w:rPr>
          <w:t>(Dressaire et al. 2016; Golan and Pringle 2017; Calhim et al. 2018; Reponen et al. 1996; Hassett et al. 2015)</w:t>
        </w:r>
      </w:hyperlink>
      <w:r w:rsidR="00AD0507" w:rsidRPr="00120F42">
        <w:rPr>
          <w:sz w:val="24"/>
          <w:szCs w:val="24"/>
          <w:lang w:val="en-US"/>
        </w:rPr>
        <w:t>. Nevertheless, simplified aerodynamic models can help</w:t>
      </w:r>
      <w:r w:rsidR="00890A6B">
        <w:rPr>
          <w:sz w:val="24"/>
          <w:szCs w:val="24"/>
          <w:lang w:val="en-US"/>
        </w:rPr>
        <w:t xml:space="preserve"> to</w:t>
      </w:r>
      <w:r w:rsidR="00AD0507" w:rsidRPr="00120F42">
        <w:rPr>
          <w:sz w:val="24"/>
          <w:szCs w:val="24"/>
          <w:lang w:val="en-US"/>
        </w:rPr>
        <w:t xml:space="preserve"> isolate the potential contribution of shape</w:t>
      </w:r>
      <w:r w:rsidR="00723976" w:rsidRPr="00120F42">
        <w:rPr>
          <w:sz w:val="24"/>
          <w:szCs w:val="24"/>
          <w:lang w:val="en-US"/>
        </w:rPr>
        <w:t xml:space="preserve"> when its effects on aerodynamic behavior and deposition are difficult to </w:t>
      </w:r>
      <w:r w:rsidR="007C354E">
        <w:rPr>
          <w:sz w:val="24"/>
          <w:szCs w:val="24"/>
          <w:lang w:val="en-US"/>
        </w:rPr>
        <w:t>measure</w:t>
      </w:r>
      <w:r w:rsidR="007C354E" w:rsidRPr="00120F42">
        <w:rPr>
          <w:sz w:val="24"/>
          <w:szCs w:val="24"/>
          <w:lang w:val="en-US"/>
        </w:rPr>
        <w:t xml:space="preserve"> </w:t>
      </w:r>
      <w:r w:rsidR="00723976" w:rsidRPr="00120F42">
        <w:rPr>
          <w:sz w:val="24"/>
          <w:szCs w:val="24"/>
          <w:lang w:val="en-US"/>
        </w:rPr>
        <w:t xml:space="preserve">experimentally </w:t>
      </w:r>
      <w:r w:rsidRPr="00120F42">
        <w:rPr>
          <w:sz w:val="24"/>
          <w:szCs w:val="24"/>
          <w:lang w:val="en-US"/>
        </w:rPr>
        <w:t xml:space="preserve">(Hussein et al. 2013). </w:t>
      </w:r>
      <w:r w:rsidR="00890A6B">
        <w:rPr>
          <w:sz w:val="24"/>
          <w:szCs w:val="24"/>
          <w:lang w:val="en-US"/>
        </w:rPr>
        <w:t>O</w:t>
      </w:r>
      <w:r w:rsidR="007C354E">
        <w:rPr>
          <w:sz w:val="24"/>
          <w:szCs w:val="24"/>
          <w:lang w:val="en-US"/>
        </w:rPr>
        <w:t>ur model</w:t>
      </w:r>
      <w:r w:rsidR="007C354E" w:rsidRPr="00120F42">
        <w:rPr>
          <w:sz w:val="24"/>
          <w:szCs w:val="24"/>
          <w:lang w:val="en-US"/>
        </w:rPr>
        <w:t xml:space="preserve"> </w:t>
      </w:r>
      <w:r w:rsidR="00723976" w:rsidRPr="00120F42">
        <w:rPr>
          <w:sz w:val="24"/>
          <w:szCs w:val="24"/>
          <w:lang w:val="en-US"/>
        </w:rPr>
        <w:t xml:space="preserve">does not identify </w:t>
      </w:r>
      <w:r w:rsidR="00890A6B">
        <w:rPr>
          <w:sz w:val="24"/>
          <w:szCs w:val="24"/>
          <w:lang w:val="en-US"/>
        </w:rPr>
        <w:t>which</w:t>
      </w:r>
      <w:r w:rsidR="00655C3B">
        <w:rPr>
          <w:sz w:val="24"/>
          <w:szCs w:val="24"/>
          <w:lang w:val="en-US"/>
        </w:rPr>
        <w:t xml:space="preserve"> </w:t>
      </w:r>
      <w:r w:rsidR="00890A6B">
        <w:rPr>
          <w:sz w:val="24"/>
          <w:szCs w:val="24"/>
          <w:lang w:val="en-US"/>
        </w:rPr>
        <w:t xml:space="preserve">feature(s) of the </w:t>
      </w:r>
      <w:r w:rsidR="00723976" w:rsidRPr="00120F42">
        <w:rPr>
          <w:sz w:val="24"/>
          <w:szCs w:val="24"/>
          <w:lang w:val="en-US"/>
        </w:rPr>
        <w:t>dispersal mechanism</w:t>
      </w:r>
      <w:r w:rsidR="00890A6B">
        <w:rPr>
          <w:sz w:val="24"/>
          <w:szCs w:val="24"/>
          <w:lang w:val="en-US"/>
        </w:rPr>
        <w:t xml:space="preserve"> are</w:t>
      </w:r>
      <w:r w:rsidR="00655C3B">
        <w:rPr>
          <w:sz w:val="24"/>
          <w:szCs w:val="24"/>
          <w:lang w:val="en-US"/>
        </w:rPr>
        <w:t xml:space="preserve"> </w:t>
      </w:r>
      <w:r w:rsidR="00890A6B">
        <w:rPr>
          <w:sz w:val="24"/>
          <w:szCs w:val="24"/>
          <w:lang w:val="en-US"/>
        </w:rPr>
        <w:t>influenced by shape</w:t>
      </w:r>
      <w:r w:rsidR="00723976" w:rsidRPr="00120F42">
        <w:rPr>
          <w:sz w:val="24"/>
          <w:szCs w:val="24"/>
          <w:lang w:val="en-US"/>
        </w:rPr>
        <w:t xml:space="preserve">, </w:t>
      </w:r>
      <w:r w:rsidR="00890A6B">
        <w:rPr>
          <w:sz w:val="24"/>
          <w:szCs w:val="24"/>
          <w:lang w:val="en-US"/>
        </w:rPr>
        <w:t>but it</w:t>
      </w:r>
      <w:r w:rsidR="00723976" w:rsidRPr="00120F42">
        <w:rPr>
          <w:sz w:val="24"/>
          <w:szCs w:val="24"/>
          <w:lang w:val="en-US"/>
        </w:rPr>
        <w:t xml:space="preserve"> supports </w:t>
      </w:r>
      <w:r w:rsidR="00890A6B">
        <w:rPr>
          <w:sz w:val="24"/>
          <w:szCs w:val="24"/>
          <w:lang w:val="en-US"/>
        </w:rPr>
        <w:t>a</w:t>
      </w:r>
      <w:r w:rsidR="00890A6B" w:rsidRPr="00120F42">
        <w:rPr>
          <w:sz w:val="24"/>
          <w:szCs w:val="24"/>
          <w:lang w:val="en-US"/>
        </w:rPr>
        <w:t xml:space="preserve"> </w:t>
      </w:r>
      <w:r w:rsidR="00723976" w:rsidRPr="00120F42">
        <w:rPr>
          <w:sz w:val="24"/>
          <w:szCs w:val="24"/>
          <w:lang w:val="en-US"/>
        </w:rPr>
        <w:t xml:space="preserve">conclusion that shape variation in </w:t>
      </w:r>
      <w:r w:rsidR="00723976" w:rsidRPr="00120F42">
        <w:rPr>
          <w:i/>
          <w:iCs/>
          <w:sz w:val="24"/>
          <w:szCs w:val="24"/>
          <w:lang w:val="en-US"/>
        </w:rPr>
        <w:t>Amanita</w:t>
      </w:r>
      <w:r w:rsidR="00723976" w:rsidRPr="00120F42">
        <w:rPr>
          <w:sz w:val="24"/>
          <w:szCs w:val="24"/>
          <w:lang w:val="en-US"/>
        </w:rPr>
        <w:t xml:space="preserve"> has consequences for spore </w:t>
      </w:r>
      <w:commentRangeStart w:id="130"/>
      <w:r w:rsidR="00723976" w:rsidRPr="00120F42">
        <w:rPr>
          <w:sz w:val="24"/>
          <w:szCs w:val="24"/>
          <w:lang w:val="en-US"/>
        </w:rPr>
        <w:t>dispersal</w:t>
      </w:r>
      <w:commentRangeEnd w:id="130"/>
      <w:r w:rsidR="00890A6B" w:rsidRPr="00120F42">
        <w:rPr>
          <w:rStyle w:val="CommentReference"/>
          <w:sz w:val="24"/>
          <w:szCs w:val="24"/>
          <w:lang w:val="en-US"/>
        </w:rPr>
        <w:commentReference w:id="130"/>
      </w:r>
      <w:r w:rsidR="00723976" w:rsidRPr="00120F42">
        <w:rPr>
          <w:sz w:val="24"/>
          <w:szCs w:val="24"/>
          <w:lang w:val="en-US"/>
        </w:rPr>
        <w:t>.</w:t>
      </w:r>
    </w:p>
    <w:p w14:paraId="0FB78278" w14:textId="77777777" w:rsidR="00D25CCD" w:rsidRPr="00120F42" w:rsidRDefault="00D25CCD">
      <w:pPr>
        <w:spacing w:line="480" w:lineRule="auto"/>
        <w:rPr>
          <w:sz w:val="24"/>
          <w:szCs w:val="24"/>
        </w:rPr>
      </w:pPr>
    </w:p>
    <w:p w14:paraId="54152596" w14:textId="77777777" w:rsidR="00D25CCD" w:rsidRPr="00120F42" w:rsidRDefault="51DC11E3" w:rsidP="51DC11E3">
      <w:pPr>
        <w:spacing w:line="480" w:lineRule="auto"/>
        <w:rPr>
          <w:i/>
          <w:iCs/>
          <w:sz w:val="24"/>
          <w:szCs w:val="24"/>
          <w:lang w:val="en-US"/>
        </w:rPr>
      </w:pPr>
      <w:r w:rsidRPr="00120F42">
        <w:rPr>
          <w:i/>
          <w:iCs/>
          <w:sz w:val="24"/>
          <w:szCs w:val="24"/>
          <w:lang w:val="en-US"/>
        </w:rPr>
        <w:t>Conclusion.—</w:t>
      </w:r>
    </w:p>
    <w:p w14:paraId="4F13CEF5" w14:textId="441A0FAB" w:rsidR="00E35A34" w:rsidRDefault="007440A6" w:rsidP="51DC11E3">
      <w:pPr>
        <w:spacing w:line="480" w:lineRule="auto"/>
        <w:rPr>
          <w:sz w:val="24"/>
          <w:szCs w:val="24"/>
          <w:lang w:val="en-US"/>
        </w:rPr>
      </w:pPr>
      <w:r w:rsidRPr="00120F42">
        <w:rPr>
          <w:sz w:val="24"/>
          <w:szCs w:val="24"/>
          <w:lang w:val="en-US"/>
        </w:rPr>
        <w:t xml:space="preserve">The shapes of </w:t>
      </w:r>
      <w:r w:rsidR="51DC11E3" w:rsidRPr="00120F42">
        <w:rPr>
          <w:i/>
          <w:iCs/>
          <w:sz w:val="24"/>
          <w:szCs w:val="24"/>
          <w:lang w:val="en-US"/>
        </w:rPr>
        <w:t>Amanita</w:t>
      </w:r>
      <w:r w:rsidR="51DC11E3" w:rsidRPr="00120F42">
        <w:rPr>
          <w:sz w:val="24"/>
          <w:szCs w:val="24"/>
          <w:lang w:val="en-US"/>
        </w:rPr>
        <w:t xml:space="preserve"> spore</w:t>
      </w:r>
      <w:r w:rsidRPr="00120F42">
        <w:rPr>
          <w:sz w:val="24"/>
          <w:szCs w:val="24"/>
          <w:lang w:val="en-US"/>
        </w:rPr>
        <w:t>s</w:t>
      </w:r>
      <w:r w:rsidR="51DC11E3" w:rsidRPr="00120F42">
        <w:rPr>
          <w:sz w:val="24"/>
          <w:szCs w:val="24"/>
          <w:lang w:val="en-US"/>
        </w:rPr>
        <w:t xml:space="preserve"> </w:t>
      </w:r>
      <w:r w:rsidRPr="00120F42">
        <w:rPr>
          <w:sz w:val="24"/>
          <w:szCs w:val="24"/>
          <w:lang w:val="en-US"/>
        </w:rPr>
        <w:t>are</w:t>
      </w:r>
      <w:r w:rsidR="51DC11E3" w:rsidRPr="00120F42">
        <w:rPr>
          <w:sz w:val="24"/>
          <w:szCs w:val="24"/>
          <w:lang w:val="en-US"/>
        </w:rPr>
        <w:t xml:space="preserve"> </w:t>
      </w:r>
      <w:commentRangeStart w:id="131"/>
      <w:r w:rsidR="51DC11E3" w:rsidRPr="00120F42">
        <w:rPr>
          <w:sz w:val="24"/>
          <w:szCs w:val="24"/>
          <w:lang w:val="en-US"/>
        </w:rPr>
        <w:t>simple</w:t>
      </w:r>
      <w:commentRangeEnd w:id="131"/>
      <w:r w:rsidR="00890A6B" w:rsidRPr="00120F42">
        <w:rPr>
          <w:rStyle w:val="CommentReference"/>
          <w:sz w:val="24"/>
          <w:szCs w:val="24"/>
          <w:lang w:val="en-US"/>
        </w:rPr>
        <w:commentReference w:id="131"/>
      </w:r>
      <w:r w:rsidR="51DC11E3" w:rsidRPr="00120F42">
        <w:rPr>
          <w:sz w:val="24"/>
          <w:szCs w:val="24"/>
          <w:lang w:val="en-US"/>
        </w:rPr>
        <w:t xml:space="preserve">, but the </w:t>
      </w:r>
      <w:r w:rsidRPr="00120F42">
        <w:rPr>
          <w:sz w:val="24"/>
          <w:szCs w:val="24"/>
          <w:lang w:val="en-US"/>
        </w:rPr>
        <w:t>influences on shape</w:t>
      </w:r>
      <w:r w:rsidR="51DC11E3" w:rsidRPr="00120F42">
        <w:rPr>
          <w:sz w:val="24"/>
          <w:szCs w:val="24"/>
          <w:lang w:val="en-US"/>
        </w:rPr>
        <w:t xml:space="preserve"> are not</w:t>
      </w:r>
      <w:r w:rsidR="0046121F">
        <w:rPr>
          <w:sz w:val="24"/>
          <w:szCs w:val="24"/>
          <w:lang w:val="en-US"/>
        </w:rPr>
        <w:t xml:space="preserve"> (FIG. 7)</w:t>
      </w:r>
      <w:r w:rsidR="51DC11E3" w:rsidRPr="00120F42">
        <w:rPr>
          <w:sz w:val="24"/>
          <w:szCs w:val="24"/>
          <w:lang w:val="en-US"/>
        </w:rPr>
        <w:t xml:space="preserve">. The dominant elongate–globose axis is </w:t>
      </w:r>
      <w:r w:rsidR="00E35A34" w:rsidRPr="00120F42">
        <w:rPr>
          <w:sz w:val="24"/>
          <w:szCs w:val="24"/>
          <w:lang w:val="en-US"/>
        </w:rPr>
        <w:t>poorly</w:t>
      </w:r>
      <w:r w:rsidR="51DC11E3" w:rsidRPr="00120F42">
        <w:rPr>
          <w:sz w:val="24"/>
          <w:szCs w:val="24"/>
          <w:lang w:val="en-US"/>
        </w:rPr>
        <w:t xml:space="preserve"> explained by trophic mode</w:t>
      </w:r>
      <w:r w:rsidR="00E35A34" w:rsidRPr="00120F42">
        <w:rPr>
          <w:sz w:val="24"/>
          <w:szCs w:val="24"/>
        </w:rPr>
        <w:t>, shows little phylogenetic constraint, and is associated with climate</w:t>
      </w:r>
      <w:r w:rsidR="00890A6B">
        <w:rPr>
          <w:sz w:val="24"/>
          <w:szCs w:val="24"/>
        </w:rPr>
        <w:t xml:space="preserve">; it appears to influence the </w:t>
      </w:r>
      <w:r w:rsidR="00332641">
        <w:rPr>
          <w:sz w:val="24"/>
          <w:szCs w:val="24"/>
        </w:rPr>
        <w:t>movements of spores dispersing away from mushrooms</w:t>
      </w:r>
      <w:r w:rsidR="51DC11E3" w:rsidRPr="00120F42">
        <w:rPr>
          <w:sz w:val="24"/>
          <w:szCs w:val="24"/>
          <w:lang w:val="en-US"/>
        </w:rPr>
        <w:t xml:space="preserve">. </w:t>
      </w:r>
      <w:r w:rsidR="00E35A34" w:rsidRPr="00120F42">
        <w:rPr>
          <w:sz w:val="24"/>
          <w:szCs w:val="24"/>
          <w:lang w:val="en-US"/>
        </w:rPr>
        <w:t xml:space="preserve">Spore shape is therefore not only a taxonomic character, but also a labile functional trait shaped by ecological, physical, and </w:t>
      </w:r>
      <w:r w:rsidR="00332641">
        <w:rPr>
          <w:sz w:val="24"/>
          <w:szCs w:val="24"/>
          <w:lang w:val="en-US"/>
        </w:rPr>
        <w:t xml:space="preserve">likely </w:t>
      </w:r>
      <w:r w:rsidR="00D656C7">
        <w:rPr>
          <w:sz w:val="24"/>
          <w:szCs w:val="24"/>
          <w:lang w:val="en-US"/>
        </w:rPr>
        <w:t>yet</w:t>
      </w:r>
      <w:r w:rsidR="00E35A34" w:rsidRPr="00120F42">
        <w:rPr>
          <w:sz w:val="24"/>
          <w:szCs w:val="24"/>
          <w:lang w:val="en-US"/>
        </w:rPr>
        <w:t xml:space="preserve"> unmeasured forces.</w:t>
      </w:r>
    </w:p>
    <w:p w14:paraId="596352DB" w14:textId="77777777" w:rsidR="00D656C7" w:rsidRDefault="00D656C7" w:rsidP="51DC11E3">
      <w:pPr>
        <w:spacing w:line="480" w:lineRule="auto"/>
        <w:rPr>
          <w:sz w:val="24"/>
          <w:szCs w:val="24"/>
          <w:lang w:val="en-US"/>
        </w:rPr>
      </w:pPr>
    </w:p>
    <w:p w14:paraId="718C05A8" w14:textId="77777777" w:rsidR="00D656C7" w:rsidRPr="00120F42" w:rsidRDefault="00D656C7" w:rsidP="51DC11E3">
      <w:pPr>
        <w:spacing w:line="480" w:lineRule="auto"/>
        <w:rPr>
          <w:sz w:val="24"/>
          <w:szCs w:val="24"/>
          <w:lang w:val="en-US"/>
        </w:rPr>
      </w:pPr>
    </w:p>
    <w:p w14:paraId="1FC39945" w14:textId="77777777" w:rsidR="00D25CCD" w:rsidRDefault="00D25CCD">
      <w:pPr>
        <w:spacing w:line="480" w:lineRule="auto"/>
        <w:rPr>
          <w:sz w:val="24"/>
          <w:szCs w:val="24"/>
        </w:rPr>
      </w:pPr>
    </w:p>
    <w:p w14:paraId="7BC6D8BC" w14:textId="0EA0960C" w:rsidR="00506A93" w:rsidRDefault="00506A93">
      <w:pPr>
        <w:spacing w:line="480" w:lineRule="auto"/>
        <w:rPr>
          <w:b/>
          <w:bCs/>
          <w:sz w:val="24"/>
          <w:szCs w:val="24"/>
        </w:rPr>
      </w:pPr>
      <w:r>
        <w:rPr>
          <w:b/>
          <w:bCs/>
          <w:sz w:val="24"/>
          <w:szCs w:val="24"/>
        </w:rPr>
        <w:t>DATA AVAILABILITY STATEMENT</w:t>
      </w:r>
    </w:p>
    <w:p w14:paraId="161AF0F2" w14:textId="6FA97C0F" w:rsidR="00506A93" w:rsidRPr="00674F8C" w:rsidRDefault="00674F8C">
      <w:pPr>
        <w:spacing w:line="480" w:lineRule="auto"/>
        <w:rPr>
          <w:sz w:val="24"/>
          <w:szCs w:val="24"/>
        </w:rPr>
      </w:pPr>
      <w:r>
        <w:rPr>
          <w:sz w:val="24"/>
          <w:szCs w:val="24"/>
        </w:rPr>
        <w:t xml:space="preserve">Alignments available here: </w:t>
      </w:r>
      <w:r w:rsidRPr="00674F8C">
        <w:rPr>
          <w:sz w:val="24"/>
          <w:szCs w:val="24"/>
        </w:rPr>
        <w:t>https://github.com/jzraiti/Spore_Shape_Alignments.git</w:t>
      </w:r>
    </w:p>
    <w:p w14:paraId="35FB097B" w14:textId="11FBBE3B" w:rsidR="00506A93" w:rsidRPr="00506A93" w:rsidRDefault="00506A93">
      <w:pPr>
        <w:spacing w:line="480" w:lineRule="auto"/>
        <w:rPr>
          <w:b/>
          <w:bCs/>
          <w:sz w:val="24"/>
          <w:szCs w:val="24"/>
        </w:rPr>
      </w:pPr>
      <w:r>
        <w:rPr>
          <w:b/>
          <w:bCs/>
          <w:sz w:val="24"/>
          <w:szCs w:val="24"/>
        </w:rPr>
        <w:t>ACKNOWLEDGMENTS</w:t>
      </w:r>
    </w:p>
    <w:p w14:paraId="306541F3" w14:textId="1A31F90E" w:rsidR="00506A93" w:rsidRDefault="007250BC">
      <w:pPr>
        <w:spacing w:line="480" w:lineRule="auto"/>
        <w:rPr>
          <w:sz w:val="24"/>
          <w:szCs w:val="24"/>
        </w:rPr>
      </w:pPr>
      <w:r>
        <w:rPr>
          <w:sz w:val="24"/>
          <w:szCs w:val="24"/>
        </w:rPr>
        <w:lastRenderedPageBreak/>
        <w:t>Special thanks to the University of Wisconsin-Madison. In particular, the Botany department for providing teaching experience, funding, and community and the Pringle lab for mentorship and companionship.</w:t>
      </w:r>
    </w:p>
    <w:p w14:paraId="27D11DA2" w14:textId="77777777" w:rsidR="00674F8C" w:rsidRDefault="00674F8C">
      <w:pPr>
        <w:spacing w:line="480" w:lineRule="auto"/>
        <w:rPr>
          <w:sz w:val="24"/>
          <w:szCs w:val="24"/>
        </w:rPr>
      </w:pPr>
    </w:p>
    <w:p w14:paraId="689BC857" w14:textId="5E2F8AEB" w:rsidR="00506A93" w:rsidRDefault="00674F8C" w:rsidP="00506A93">
      <w:pPr>
        <w:spacing w:line="480" w:lineRule="auto"/>
        <w:rPr>
          <w:b/>
          <w:bCs/>
          <w:sz w:val="24"/>
          <w:szCs w:val="24"/>
        </w:rPr>
      </w:pPr>
      <w:r>
        <w:rPr>
          <w:b/>
          <w:bCs/>
          <w:sz w:val="24"/>
          <w:szCs w:val="24"/>
        </w:rPr>
        <w:t>LITERATURE CITED</w:t>
      </w:r>
    </w:p>
    <w:p w14:paraId="1F3F9FB9" w14:textId="77777777" w:rsidR="009D59FB" w:rsidRPr="00120F42" w:rsidRDefault="009D59FB" w:rsidP="00506A93">
      <w:pPr>
        <w:spacing w:line="480" w:lineRule="auto"/>
        <w:rPr>
          <w:b/>
          <w:bCs/>
          <w:sz w:val="24"/>
          <w:szCs w:val="24"/>
        </w:rPr>
      </w:pPr>
    </w:p>
    <w:p w14:paraId="1128C907" w14:textId="77777777" w:rsidR="009D59FB" w:rsidRPr="009D59FB" w:rsidRDefault="009D59FB" w:rsidP="009D59FB">
      <w:pPr>
        <w:spacing w:line="480" w:lineRule="auto"/>
        <w:rPr>
          <w:sz w:val="24"/>
          <w:szCs w:val="24"/>
          <w:lang w:val="en-US"/>
        </w:rPr>
      </w:pPr>
      <w:r w:rsidRPr="009D59FB">
        <w:rPr>
          <w:sz w:val="24"/>
          <w:szCs w:val="24"/>
          <w:lang w:val="en-US"/>
        </w:rPr>
        <w:t>Adams DC, Collyer ML. 2018. Phylogenetic ANOVA: Group</w:t>
      </w:r>
      <w:r w:rsidRPr="009D59FB">
        <w:rPr>
          <w:rFonts w:ascii="Cambria Math" w:hAnsi="Cambria Math" w:cs="Cambria Math"/>
          <w:sz w:val="24"/>
          <w:szCs w:val="24"/>
          <w:lang w:val="en-US"/>
        </w:rPr>
        <w:t>‐</w:t>
      </w:r>
      <w:r w:rsidRPr="009D59FB">
        <w:rPr>
          <w:sz w:val="24"/>
          <w:szCs w:val="24"/>
          <w:lang w:val="en-US"/>
        </w:rPr>
        <w:t xml:space="preserve">clade aggregation, biological challenges, and a refined permutation procedure. Evolution. 72(6):1204–1215. </w:t>
      </w:r>
      <w:hyperlink r:id="rId77" w:history="1">
        <w:r w:rsidRPr="009D59FB">
          <w:rPr>
            <w:rStyle w:val="Hyperlink"/>
            <w:sz w:val="24"/>
            <w:szCs w:val="24"/>
            <w:lang w:val="en-US"/>
          </w:rPr>
          <w:t>https://doi.org/10.1111/evo.13492</w:t>
        </w:r>
      </w:hyperlink>
    </w:p>
    <w:p w14:paraId="64B4C504" w14:textId="77777777" w:rsidR="009D59FB" w:rsidRPr="009D59FB" w:rsidRDefault="009D59FB" w:rsidP="009D59FB">
      <w:pPr>
        <w:spacing w:line="480" w:lineRule="auto"/>
        <w:rPr>
          <w:sz w:val="24"/>
          <w:szCs w:val="24"/>
          <w:lang w:val="en-US"/>
        </w:rPr>
      </w:pPr>
      <w:r w:rsidRPr="009D59FB">
        <w:rPr>
          <w:sz w:val="24"/>
          <w:szCs w:val="24"/>
          <w:lang w:val="en-US"/>
        </w:rPr>
        <w:t xml:space="preserve">Aguilar-Trigueros CA et al. 2015. Branching out: Towards a trait-based understanding of fungal ecology. Fungal Biology Reviews. 29(1):34–41. </w:t>
      </w:r>
      <w:hyperlink r:id="rId78" w:history="1">
        <w:r w:rsidRPr="009D59FB">
          <w:rPr>
            <w:rStyle w:val="Hyperlink"/>
            <w:sz w:val="24"/>
            <w:szCs w:val="24"/>
            <w:lang w:val="en-US"/>
          </w:rPr>
          <w:t>https://doi.org/10.1016/j.fbr.2015.03.001</w:t>
        </w:r>
      </w:hyperlink>
    </w:p>
    <w:p w14:paraId="05F7227E" w14:textId="77777777" w:rsidR="009D59FB" w:rsidRPr="009D59FB" w:rsidRDefault="009D59FB" w:rsidP="009D59FB">
      <w:pPr>
        <w:spacing w:line="480" w:lineRule="auto"/>
        <w:rPr>
          <w:sz w:val="24"/>
          <w:szCs w:val="24"/>
          <w:lang w:val="en-US"/>
        </w:rPr>
      </w:pPr>
      <w:r w:rsidRPr="009D59FB">
        <w:rPr>
          <w:sz w:val="24"/>
          <w:szCs w:val="24"/>
          <w:lang w:val="en-US"/>
        </w:rPr>
        <w:t xml:space="preserve">Amanitaceae. 2017. </w:t>
      </w:r>
      <w:hyperlink r:id="rId79" w:history="1">
        <w:r w:rsidRPr="009D59FB">
          <w:rPr>
            <w:rStyle w:val="Hyperlink"/>
            <w:sz w:val="24"/>
            <w:szCs w:val="24"/>
            <w:lang w:val="en-US"/>
          </w:rPr>
          <w:t>http://tullabs.com/amanita/</w:t>
        </w:r>
      </w:hyperlink>
    </w:p>
    <w:p w14:paraId="74F2EECC" w14:textId="77777777" w:rsidR="009D59FB" w:rsidRPr="009D59FB" w:rsidRDefault="009D59FB" w:rsidP="009D59FB">
      <w:pPr>
        <w:spacing w:line="480" w:lineRule="auto"/>
        <w:rPr>
          <w:sz w:val="24"/>
          <w:szCs w:val="24"/>
          <w:lang w:val="en-US"/>
        </w:rPr>
      </w:pPr>
      <w:r w:rsidRPr="009D59FB">
        <w:rPr>
          <w:sz w:val="24"/>
          <w:szCs w:val="24"/>
          <w:lang w:val="en-US"/>
        </w:rPr>
        <w:t xml:space="preserve">Bässler C et al. 2015. Ectomycorrhizal fungi have larger fruit bodies than saprotrophic fungi. Fungal Ecology. 17:205–212. </w:t>
      </w:r>
      <w:hyperlink r:id="rId80" w:history="1">
        <w:r w:rsidRPr="009D59FB">
          <w:rPr>
            <w:rStyle w:val="Hyperlink"/>
            <w:sz w:val="24"/>
            <w:szCs w:val="24"/>
            <w:lang w:val="en-US"/>
          </w:rPr>
          <w:t>https://doi.org/10.1016/j.funeco.2014.06.005</w:t>
        </w:r>
      </w:hyperlink>
    </w:p>
    <w:p w14:paraId="26BFFCB3" w14:textId="77777777" w:rsidR="009D59FB" w:rsidRPr="009D59FB" w:rsidRDefault="009D59FB" w:rsidP="009D59FB">
      <w:pPr>
        <w:spacing w:line="480" w:lineRule="auto"/>
        <w:rPr>
          <w:sz w:val="24"/>
          <w:szCs w:val="24"/>
          <w:lang w:val="en-US"/>
        </w:rPr>
      </w:pPr>
      <w:r w:rsidRPr="009D59FB">
        <w:rPr>
          <w:sz w:val="24"/>
          <w:szCs w:val="24"/>
          <w:lang w:val="en-US"/>
        </w:rPr>
        <w:t xml:space="preserve">Bässler C et al. 2016. Mean reproductive traits of fungal assemblages are correlated with resource availability. Ecology and Evolution. 6(2):582–592. </w:t>
      </w:r>
      <w:hyperlink r:id="rId81" w:history="1">
        <w:r w:rsidRPr="009D59FB">
          <w:rPr>
            <w:rStyle w:val="Hyperlink"/>
            <w:sz w:val="24"/>
            <w:szCs w:val="24"/>
            <w:lang w:val="en-US"/>
          </w:rPr>
          <w:t>https://doi.org/10.1002/ece3.1911</w:t>
        </w:r>
      </w:hyperlink>
    </w:p>
    <w:p w14:paraId="2E4E2AC8" w14:textId="77777777" w:rsidR="009D59FB" w:rsidRPr="009D59FB" w:rsidRDefault="009D59FB" w:rsidP="009D59FB">
      <w:pPr>
        <w:spacing w:line="480" w:lineRule="auto"/>
        <w:rPr>
          <w:sz w:val="24"/>
          <w:szCs w:val="24"/>
          <w:lang w:val="en-US"/>
        </w:rPr>
      </w:pPr>
      <w:r w:rsidRPr="009D59FB">
        <w:rPr>
          <w:sz w:val="24"/>
          <w:szCs w:val="24"/>
          <w:lang w:val="en-US"/>
        </w:rPr>
        <w:t xml:space="preserve">Beck HE et al. 2018. Present and future Köppen-Geiger climate classification maps at 1-km resolution. Sci Data. 5(1):180214. </w:t>
      </w:r>
      <w:hyperlink r:id="rId82" w:history="1">
        <w:r w:rsidRPr="009D59FB">
          <w:rPr>
            <w:rStyle w:val="Hyperlink"/>
            <w:sz w:val="24"/>
            <w:szCs w:val="24"/>
            <w:lang w:val="en-US"/>
          </w:rPr>
          <w:t>https://doi.org/10.1038/sdata.2018.214</w:t>
        </w:r>
      </w:hyperlink>
    </w:p>
    <w:p w14:paraId="07CC06A3" w14:textId="77777777" w:rsidR="009D59FB" w:rsidRPr="009D59FB" w:rsidRDefault="009D59FB" w:rsidP="009D59FB">
      <w:pPr>
        <w:spacing w:line="480" w:lineRule="auto"/>
        <w:rPr>
          <w:sz w:val="24"/>
          <w:szCs w:val="24"/>
          <w:lang w:val="en-US"/>
        </w:rPr>
      </w:pPr>
      <w:r w:rsidRPr="009D59FB">
        <w:rPr>
          <w:sz w:val="24"/>
          <w:szCs w:val="24"/>
          <w:lang w:val="en-US"/>
        </w:rPr>
        <w:t xml:space="preserve">Blomberg SP, Garland T, Ives AR. 2003. TESTING FOR PHYLOGENETIC SIGNAL IN COMPARATIVE DATA: BEHAVIORAL TRAITS ARE MORE LABILE. Evol. 57(4):717. </w:t>
      </w:r>
      <w:hyperlink r:id="rId83" w:history="1">
        <w:r w:rsidRPr="009D59FB">
          <w:rPr>
            <w:rStyle w:val="Hyperlink"/>
            <w:sz w:val="24"/>
            <w:szCs w:val="24"/>
            <w:lang w:val="en-US"/>
          </w:rPr>
          <w:t>https://doi.org/10.1554/0014-3820(2003)057%255B0717:TFPSIC%255D2.0.CO;2</w:t>
        </w:r>
      </w:hyperlink>
    </w:p>
    <w:p w14:paraId="392755BC" w14:textId="77777777" w:rsidR="009D59FB" w:rsidRPr="009D59FB" w:rsidRDefault="009D59FB" w:rsidP="009D59FB">
      <w:pPr>
        <w:spacing w:line="480" w:lineRule="auto"/>
        <w:rPr>
          <w:sz w:val="24"/>
          <w:szCs w:val="24"/>
          <w:lang w:val="en-US"/>
        </w:rPr>
      </w:pPr>
      <w:r w:rsidRPr="009D59FB">
        <w:rPr>
          <w:sz w:val="24"/>
          <w:szCs w:val="24"/>
          <w:lang w:val="en-US"/>
        </w:rPr>
        <w:lastRenderedPageBreak/>
        <w:t xml:space="preserve">Bojantchev D, Davis RM. 2013. Amanita augusta, a new species from California and the Pacific Northwest. North American Fungi. 8(0):1. </w:t>
      </w:r>
      <w:hyperlink r:id="rId84" w:history="1">
        <w:r w:rsidRPr="009D59FB">
          <w:rPr>
            <w:rStyle w:val="Hyperlink"/>
            <w:sz w:val="24"/>
            <w:szCs w:val="24"/>
            <w:lang w:val="en-US"/>
          </w:rPr>
          <w:t>https://doi.org/10.2509/naf2013.008.005</w:t>
        </w:r>
      </w:hyperlink>
    </w:p>
    <w:p w14:paraId="3510E1D1" w14:textId="77777777" w:rsidR="009D59FB" w:rsidRPr="009D59FB" w:rsidRDefault="009D59FB" w:rsidP="009D59FB">
      <w:pPr>
        <w:spacing w:line="480" w:lineRule="auto"/>
        <w:rPr>
          <w:sz w:val="24"/>
          <w:szCs w:val="24"/>
          <w:lang w:val="en-US"/>
        </w:rPr>
      </w:pPr>
      <w:r w:rsidRPr="009D59FB">
        <w:rPr>
          <w:sz w:val="24"/>
          <w:szCs w:val="24"/>
          <w:lang w:val="en-US"/>
        </w:rPr>
        <w:t xml:space="preserve">Bojantchev D, Pennycook SR, Davis RM. 2011. </w:t>
      </w:r>
      <w:r w:rsidRPr="009D59FB">
        <w:rPr>
          <w:i/>
          <w:iCs/>
          <w:sz w:val="24"/>
          <w:szCs w:val="24"/>
          <w:lang w:val="en-US"/>
        </w:rPr>
        <w:t>Amanita vernicoccora</w:t>
      </w:r>
      <w:r w:rsidRPr="009D59FB">
        <w:rPr>
          <w:sz w:val="24"/>
          <w:szCs w:val="24"/>
          <w:lang w:val="en-US"/>
        </w:rPr>
        <w:t xml:space="preserve"> sp. nov. —the vernal fruiting “coccora” from California. mycotaxon. 117(1):485–497. </w:t>
      </w:r>
      <w:hyperlink r:id="rId85" w:history="1">
        <w:r w:rsidRPr="009D59FB">
          <w:rPr>
            <w:rStyle w:val="Hyperlink"/>
            <w:sz w:val="24"/>
            <w:szCs w:val="24"/>
            <w:lang w:val="en-US"/>
          </w:rPr>
          <w:t>https://doi.org/10.5248/117.485</w:t>
        </w:r>
      </w:hyperlink>
    </w:p>
    <w:p w14:paraId="63B3E491" w14:textId="77777777" w:rsidR="009D59FB" w:rsidRPr="009D59FB" w:rsidRDefault="009D59FB" w:rsidP="009D59FB">
      <w:pPr>
        <w:spacing w:line="480" w:lineRule="auto"/>
        <w:rPr>
          <w:sz w:val="24"/>
          <w:szCs w:val="24"/>
          <w:lang w:val="en-US"/>
        </w:rPr>
      </w:pPr>
      <w:r w:rsidRPr="009D59FB">
        <w:rPr>
          <w:sz w:val="24"/>
          <w:szCs w:val="24"/>
          <w:lang w:val="en-US"/>
        </w:rPr>
        <w:t xml:space="preserve">Calhim S et al. 2018. Fungal spore diversity reflects substrate-specific deposition challenges. Sci Rep. 8(1):5356. </w:t>
      </w:r>
      <w:hyperlink r:id="rId86" w:history="1">
        <w:r w:rsidRPr="009D59FB">
          <w:rPr>
            <w:rStyle w:val="Hyperlink"/>
            <w:sz w:val="24"/>
            <w:szCs w:val="24"/>
            <w:lang w:val="en-US"/>
          </w:rPr>
          <w:t>https://doi.org/10.1038/s41598-018-23292-8</w:t>
        </w:r>
      </w:hyperlink>
    </w:p>
    <w:p w14:paraId="0754801F" w14:textId="77777777" w:rsidR="009D59FB" w:rsidRPr="009D59FB" w:rsidRDefault="009D59FB" w:rsidP="009D59FB">
      <w:pPr>
        <w:spacing w:line="480" w:lineRule="auto"/>
        <w:rPr>
          <w:sz w:val="24"/>
          <w:szCs w:val="24"/>
          <w:lang w:val="en-US"/>
        </w:rPr>
      </w:pPr>
      <w:r w:rsidRPr="009D59FB">
        <w:rPr>
          <w:sz w:val="24"/>
          <w:szCs w:val="24"/>
          <w:lang w:val="en-US"/>
        </w:rPr>
        <w:t xml:space="preserve">Cho HJ et al. 2015. Four New Species of </w:t>
      </w:r>
      <w:r w:rsidRPr="009D59FB">
        <w:rPr>
          <w:i/>
          <w:iCs/>
          <w:sz w:val="24"/>
          <w:szCs w:val="24"/>
          <w:lang w:val="en-US"/>
        </w:rPr>
        <w:t>Amanita</w:t>
      </w:r>
      <w:r w:rsidRPr="009D59FB">
        <w:rPr>
          <w:sz w:val="24"/>
          <w:szCs w:val="24"/>
          <w:lang w:val="en-US"/>
        </w:rPr>
        <w:t xml:space="preserve"> in Inje County, Korea. Mycobiology. 43(4):408–414. </w:t>
      </w:r>
      <w:hyperlink r:id="rId87" w:history="1">
        <w:r w:rsidRPr="009D59FB">
          <w:rPr>
            <w:rStyle w:val="Hyperlink"/>
            <w:sz w:val="24"/>
            <w:szCs w:val="24"/>
            <w:lang w:val="en-US"/>
          </w:rPr>
          <w:t>https://doi.org/10.5941/MYCO.2015.43.4.408</w:t>
        </w:r>
      </w:hyperlink>
    </w:p>
    <w:p w14:paraId="4FC3D8E3" w14:textId="77777777" w:rsidR="009D59FB" w:rsidRPr="009D59FB" w:rsidRDefault="009D59FB" w:rsidP="009D59FB">
      <w:pPr>
        <w:spacing w:line="480" w:lineRule="auto"/>
        <w:rPr>
          <w:sz w:val="24"/>
          <w:szCs w:val="24"/>
          <w:lang w:val="en-US"/>
        </w:rPr>
      </w:pPr>
      <w:r w:rsidRPr="009D59FB">
        <w:rPr>
          <w:sz w:val="24"/>
          <w:szCs w:val="24"/>
          <w:lang w:val="en-US"/>
        </w:rPr>
        <w:t xml:space="preserve">Cripps CL, Lindgren JE, Barge EG. 2017. </w:t>
      </w:r>
      <w:r w:rsidRPr="009D59FB">
        <w:rPr>
          <w:i/>
          <w:iCs/>
          <w:sz w:val="24"/>
          <w:szCs w:val="24"/>
          <w:lang w:val="en-US"/>
        </w:rPr>
        <w:t>Amanita alpinicola</w:t>
      </w:r>
      <w:r w:rsidRPr="009D59FB">
        <w:rPr>
          <w:sz w:val="24"/>
          <w:szCs w:val="24"/>
          <w:lang w:val="en-US"/>
        </w:rPr>
        <w:t xml:space="preserve"> sp. nov., associated with </w:t>
      </w:r>
      <w:r w:rsidRPr="009D59FB">
        <w:rPr>
          <w:i/>
          <w:iCs/>
          <w:sz w:val="24"/>
          <w:szCs w:val="24"/>
          <w:lang w:val="en-US"/>
        </w:rPr>
        <w:t>Pinus albicaulis,</w:t>
      </w:r>
      <w:r w:rsidRPr="009D59FB">
        <w:rPr>
          <w:sz w:val="24"/>
          <w:szCs w:val="24"/>
          <w:lang w:val="en-US"/>
        </w:rPr>
        <w:t xml:space="preserve"> a western 5-needle pine. mycotaxon. 132(3):665–676. </w:t>
      </w:r>
      <w:hyperlink r:id="rId88" w:history="1">
        <w:r w:rsidRPr="009D59FB">
          <w:rPr>
            <w:rStyle w:val="Hyperlink"/>
            <w:sz w:val="24"/>
            <w:szCs w:val="24"/>
            <w:lang w:val="en-US"/>
          </w:rPr>
          <w:t>https://doi.org/10.5248/132.665</w:t>
        </w:r>
      </w:hyperlink>
    </w:p>
    <w:p w14:paraId="27645C13" w14:textId="77777777" w:rsidR="009D59FB" w:rsidRPr="009D59FB" w:rsidRDefault="009D59FB" w:rsidP="009D59FB">
      <w:pPr>
        <w:spacing w:line="480" w:lineRule="auto"/>
        <w:rPr>
          <w:sz w:val="24"/>
          <w:szCs w:val="24"/>
          <w:lang w:val="en-US"/>
        </w:rPr>
      </w:pPr>
      <w:r w:rsidRPr="009D59FB">
        <w:rPr>
          <w:sz w:val="24"/>
          <w:szCs w:val="24"/>
          <w:lang w:val="en-US"/>
        </w:rPr>
        <w:t xml:space="preserve">Cui Y-Y et al. 2018. The family Amanitaceae: molecular phylogeny, higher-rank taxonomy and the species in China. Fungal Diversity. 91(1):5–230. </w:t>
      </w:r>
      <w:hyperlink r:id="rId89" w:history="1">
        <w:r w:rsidRPr="009D59FB">
          <w:rPr>
            <w:rStyle w:val="Hyperlink"/>
            <w:sz w:val="24"/>
            <w:szCs w:val="24"/>
            <w:lang w:val="en-US"/>
          </w:rPr>
          <w:t>https://doi.org/10.1007/s13225-018-0405-9</w:t>
        </w:r>
      </w:hyperlink>
    </w:p>
    <w:p w14:paraId="502D160D" w14:textId="77777777" w:rsidR="009D59FB" w:rsidRPr="009D59FB" w:rsidRDefault="009D59FB" w:rsidP="009D59FB">
      <w:pPr>
        <w:spacing w:line="480" w:lineRule="auto"/>
        <w:rPr>
          <w:sz w:val="24"/>
          <w:szCs w:val="24"/>
          <w:lang w:val="en-US"/>
        </w:rPr>
      </w:pPr>
      <w:r w:rsidRPr="009D59FB">
        <w:rPr>
          <w:sz w:val="24"/>
          <w:szCs w:val="24"/>
          <w:lang w:val="en-US"/>
        </w:rPr>
        <w:t xml:space="preserve">Davison EM et al. 2015. </w:t>
      </w:r>
      <w:r w:rsidRPr="009D59FB">
        <w:rPr>
          <w:i/>
          <w:iCs/>
          <w:sz w:val="24"/>
          <w:szCs w:val="24"/>
          <w:lang w:val="en-US"/>
        </w:rPr>
        <w:t>Amanita drummondii</w:t>
      </w:r>
      <w:r w:rsidRPr="009D59FB">
        <w:rPr>
          <w:sz w:val="24"/>
          <w:szCs w:val="24"/>
          <w:lang w:val="en-US"/>
        </w:rPr>
        <w:t xml:space="preserve"> and </w:t>
      </w:r>
      <w:r w:rsidRPr="009D59FB">
        <w:rPr>
          <w:i/>
          <w:iCs/>
          <w:sz w:val="24"/>
          <w:szCs w:val="24"/>
          <w:lang w:val="en-US"/>
        </w:rPr>
        <w:t>A. quenda</w:t>
      </w:r>
      <w:r w:rsidRPr="009D59FB">
        <w:rPr>
          <w:sz w:val="24"/>
          <w:szCs w:val="24"/>
          <w:lang w:val="en-US"/>
        </w:rPr>
        <w:t xml:space="preserve"> (Basidiomycota), two new species from Western Australia, and an expanded description of </w:t>
      </w:r>
      <w:r w:rsidRPr="009D59FB">
        <w:rPr>
          <w:i/>
          <w:iCs/>
          <w:sz w:val="24"/>
          <w:szCs w:val="24"/>
          <w:lang w:val="en-US"/>
        </w:rPr>
        <w:t>A. walpolei</w:t>
      </w:r>
      <w:r w:rsidRPr="009D59FB">
        <w:rPr>
          <w:sz w:val="24"/>
          <w:szCs w:val="24"/>
          <w:lang w:val="en-US"/>
        </w:rPr>
        <w:t xml:space="preserve">. Nuytsia. 25(Volume 25, 10 Mar 2015):1–13. </w:t>
      </w:r>
      <w:hyperlink r:id="rId90" w:history="1">
        <w:r w:rsidRPr="009D59FB">
          <w:rPr>
            <w:rStyle w:val="Hyperlink"/>
            <w:sz w:val="24"/>
            <w:szCs w:val="24"/>
            <w:lang w:val="en-US"/>
          </w:rPr>
          <w:t>https://doi.org/10.58828/nuy00738</w:t>
        </w:r>
      </w:hyperlink>
    </w:p>
    <w:p w14:paraId="6CB3BFB2" w14:textId="77777777" w:rsidR="009D59FB" w:rsidRPr="009D59FB" w:rsidRDefault="009D59FB" w:rsidP="009D59FB">
      <w:pPr>
        <w:spacing w:line="480" w:lineRule="auto"/>
        <w:rPr>
          <w:sz w:val="24"/>
          <w:szCs w:val="24"/>
          <w:lang w:val="en-US"/>
        </w:rPr>
      </w:pPr>
      <w:r w:rsidRPr="009D59FB">
        <w:rPr>
          <w:sz w:val="24"/>
          <w:szCs w:val="24"/>
          <w:lang w:val="en-US"/>
        </w:rPr>
        <w:t xml:space="preserve">Deng W, Li T, Hosen MdI. 2016. Amanita rufobrunnescens, a new species of Amanita section Amidella from South China. Phytotaxa. 243(2) [accessed 2026 July 16]. </w:t>
      </w:r>
      <w:hyperlink r:id="rId91" w:history="1">
        <w:r w:rsidRPr="009D59FB">
          <w:rPr>
            <w:rStyle w:val="Hyperlink"/>
            <w:sz w:val="24"/>
            <w:szCs w:val="24"/>
            <w:lang w:val="en-US"/>
          </w:rPr>
          <w:t>https://phytotaxa.mapress.com/pt/article/view/phytotaxa.243.2.4</w:t>
        </w:r>
      </w:hyperlink>
      <w:r w:rsidRPr="009D59FB">
        <w:rPr>
          <w:sz w:val="24"/>
          <w:szCs w:val="24"/>
          <w:lang w:val="en-US"/>
        </w:rPr>
        <w:t xml:space="preserve">. </w:t>
      </w:r>
      <w:hyperlink r:id="rId92" w:history="1">
        <w:r w:rsidRPr="009D59FB">
          <w:rPr>
            <w:rStyle w:val="Hyperlink"/>
            <w:sz w:val="24"/>
            <w:szCs w:val="24"/>
            <w:lang w:val="en-US"/>
          </w:rPr>
          <w:t>https://doi.org/10.11646/phytotaxa.243.2.4</w:t>
        </w:r>
      </w:hyperlink>
    </w:p>
    <w:p w14:paraId="46CDFABD" w14:textId="77777777" w:rsidR="009D59FB" w:rsidRPr="009D59FB" w:rsidRDefault="009D59FB" w:rsidP="009D59FB">
      <w:pPr>
        <w:spacing w:line="480" w:lineRule="auto"/>
        <w:rPr>
          <w:sz w:val="24"/>
          <w:szCs w:val="24"/>
          <w:lang w:val="es-ES"/>
        </w:rPr>
      </w:pPr>
      <w:r w:rsidRPr="009D59FB">
        <w:rPr>
          <w:sz w:val="24"/>
          <w:szCs w:val="24"/>
          <w:lang w:val="en-US"/>
        </w:rPr>
        <w:lastRenderedPageBreak/>
        <w:t xml:space="preserve">Deng W-Q, Li T-H, Li P, Yang ZL. 2014. A new species of Amanita section Lepidella from South China. </w:t>
      </w:r>
      <w:r w:rsidRPr="009D59FB">
        <w:rPr>
          <w:sz w:val="24"/>
          <w:szCs w:val="24"/>
          <w:lang w:val="es-ES"/>
        </w:rPr>
        <w:t xml:space="preserve">Mycol Progress. 13(2):211–217. </w:t>
      </w:r>
      <w:hyperlink r:id="rId93" w:history="1">
        <w:r w:rsidRPr="009D59FB">
          <w:rPr>
            <w:rStyle w:val="Hyperlink"/>
            <w:sz w:val="24"/>
            <w:szCs w:val="24"/>
            <w:lang w:val="es-ES"/>
          </w:rPr>
          <w:t>https://doi.org/10.1007/s11557-013-0906-6</w:t>
        </w:r>
      </w:hyperlink>
    </w:p>
    <w:p w14:paraId="6718EDDD" w14:textId="77777777" w:rsidR="009D59FB" w:rsidRPr="009D59FB" w:rsidRDefault="009D59FB" w:rsidP="009D59FB">
      <w:pPr>
        <w:spacing w:line="480" w:lineRule="auto"/>
        <w:rPr>
          <w:sz w:val="24"/>
          <w:szCs w:val="24"/>
          <w:lang w:val="es-ES"/>
        </w:rPr>
      </w:pPr>
      <w:r w:rsidRPr="009D59FB">
        <w:rPr>
          <w:sz w:val="24"/>
          <w:szCs w:val="24"/>
          <w:lang w:val="es-ES"/>
        </w:rPr>
        <w:t xml:space="preserve">Dressaire E, Yamada L, Song B, Roper M. 2016. </w:t>
      </w:r>
      <w:r w:rsidRPr="009D59FB">
        <w:rPr>
          <w:sz w:val="24"/>
          <w:szCs w:val="24"/>
          <w:lang w:val="en-US"/>
        </w:rPr>
        <w:t xml:space="preserve">Mushrooms use convectively created airflows to disperse their spores. </w:t>
      </w:r>
      <w:r w:rsidRPr="009D59FB">
        <w:rPr>
          <w:sz w:val="24"/>
          <w:szCs w:val="24"/>
          <w:lang w:val="es-ES"/>
        </w:rPr>
        <w:t xml:space="preserve">Proc Natl Acad Sci USA. 113(11):2833–2838. </w:t>
      </w:r>
      <w:hyperlink r:id="rId94" w:history="1">
        <w:r w:rsidRPr="009D59FB">
          <w:rPr>
            <w:rStyle w:val="Hyperlink"/>
            <w:sz w:val="24"/>
            <w:szCs w:val="24"/>
            <w:lang w:val="es-ES"/>
          </w:rPr>
          <w:t>https://doi.org/10.1073/pnas.1509612113</w:t>
        </w:r>
      </w:hyperlink>
    </w:p>
    <w:p w14:paraId="426A22E2" w14:textId="77777777" w:rsidR="009D59FB" w:rsidRPr="009D59FB" w:rsidRDefault="009D59FB" w:rsidP="009D59FB">
      <w:pPr>
        <w:spacing w:line="480" w:lineRule="auto"/>
        <w:rPr>
          <w:sz w:val="24"/>
          <w:szCs w:val="24"/>
          <w:lang w:val="en-US"/>
        </w:rPr>
      </w:pPr>
      <w:r w:rsidRPr="009D59FB">
        <w:rPr>
          <w:sz w:val="24"/>
          <w:szCs w:val="24"/>
          <w:lang w:val="es-ES"/>
        </w:rPr>
        <w:t xml:space="preserve">Endo N et al. 2016. </w:t>
      </w:r>
      <w:r w:rsidRPr="009D59FB">
        <w:rPr>
          <w:sz w:val="24"/>
          <w:szCs w:val="24"/>
          <w:lang w:val="en-US"/>
        </w:rPr>
        <w:t xml:space="preserve">Taxonomic consideration of the Japanese red-cap Caesar’s mushroom based on morphological and phylogenetic analyses. Mycoscience. 57(3):200–207. </w:t>
      </w:r>
      <w:hyperlink r:id="rId95" w:history="1">
        <w:r w:rsidRPr="009D59FB">
          <w:rPr>
            <w:rStyle w:val="Hyperlink"/>
            <w:sz w:val="24"/>
            <w:szCs w:val="24"/>
            <w:lang w:val="en-US"/>
          </w:rPr>
          <w:t>https://doi.org/10.1016/j.myc.2016.01.005</w:t>
        </w:r>
      </w:hyperlink>
    </w:p>
    <w:p w14:paraId="7CC90BA5" w14:textId="77777777" w:rsidR="009D59FB" w:rsidRPr="009D59FB" w:rsidRDefault="009D59FB" w:rsidP="009D59FB">
      <w:pPr>
        <w:spacing w:line="480" w:lineRule="auto"/>
        <w:rPr>
          <w:sz w:val="24"/>
          <w:szCs w:val="24"/>
          <w:lang w:val="en-US"/>
        </w:rPr>
      </w:pPr>
      <w:r w:rsidRPr="009D59FB">
        <w:rPr>
          <w:sz w:val="24"/>
          <w:szCs w:val="24"/>
          <w:lang w:val="en-US"/>
        </w:rPr>
        <w:t xml:space="preserve">Endo N et al. 2017. Reevaluation of Japanese Amanita section Caesareae species with yellow and brown pileus with descriptions of Amanita kitamagotake and A. chatamagotake spp. nov. Mycoscience. 58(6):457–471. </w:t>
      </w:r>
      <w:hyperlink r:id="rId96" w:history="1">
        <w:r w:rsidRPr="009D59FB">
          <w:rPr>
            <w:rStyle w:val="Hyperlink"/>
            <w:sz w:val="24"/>
            <w:szCs w:val="24"/>
            <w:lang w:val="en-US"/>
          </w:rPr>
          <w:t>https://doi.org/10.1016/j.myc.2017.06.009</w:t>
        </w:r>
      </w:hyperlink>
    </w:p>
    <w:p w14:paraId="47D0A716" w14:textId="77777777" w:rsidR="009D59FB" w:rsidRPr="009D59FB" w:rsidRDefault="009D59FB" w:rsidP="009D59FB">
      <w:pPr>
        <w:spacing w:line="480" w:lineRule="auto"/>
        <w:rPr>
          <w:sz w:val="24"/>
          <w:szCs w:val="24"/>
          <w:lang w:val="en-US"/>
        </w:rPr>
      </w:pPr>
      <w:r w:rsidRPr="009D59FB">
        <w:rPr>
          <w:sz w:val="24"/>
          <w:szCs w:val="24"/>
          <w:lang w:val="en-US"/>
        </w:rPr>
        <w:t xml:space="preserve">Fischer MWF et al. 2010. Solving the aerodynamics of fungal flight: how air viscosity slows spore motion. Fungal Biology. 114(11–12):943–948. </w:t>
      </w:r>
      <w:hyperlink r:id="rId97" w:history="1">
        <w:r w:rsidRPr="009D59FB">
          <w:rPr>
            <w:rStyle w:val="Hyperlink"/>
            <w:sz w:val="24"/>
            <w:szCs w:val="24"/>
            <w:lang w:val="en-US"/>
          </w:rPr>
          <w:t>https://doi.org/10.1016/j.funbio.2010.09.003</w:t>
        </w:r>
      </w:hyperlink>
    </w:p>
    <w:p w14:paraId="2AA6D16F" w14:textId="77777777" w:rsidR="009D59FB" w:rsidRPr="009D59FB" w:rsidRDefault="009D59FB" w:rsidP="009D59FB">
      <w:pPr>
        <w:spacing w:line="480" w:lineRule="auto"/>
        <w:rPr>
          <w:sz w:val="24"/>
          <w:szCs w:val="24"/>
          <w:lang w:val="en-US"/>
        </w:rPr>
      </w:pPr>
      <w:r w:rsidRPr="009D59FB">
        <w:rPr>
          <w:sz w:val="24"/>
          <w:szCs w:val="24"/>
          <w:lang w:val="en-US"/>
        </w:rPr>
        <w:t xml:space="preserve">Golan JJ et al. 2023. Differences in spore size and atmospheric survival shape stark contrasts in the dispersal dynamics of two closely related fungal pathogens. Fungal Ecology. 66:101298. </w:t>
      </w:r>
      <w:hyperlink r:id="rId98" w:history="1">
        <w:r w:rsidRPr="009D59FB">
          <w:rPr>
            <w:rStyle w:val="Hyperlink"/>
            <w:sz w:val="24"/>
            <w:szCs w:val="24"/>
            <w:lang w:val="en-US"/>
          </w:rPr>
          <w:t>https://doi.org/10.1016/j.funeco.2023.101298</w:t>
        </w:r>
      </w:hyperlink>
    </w:p>
    <w:p w14:paraId="5CBD4C04" w14:textId="77777777" w:rsidR="009D59FB" w:rsidRPr="009D59FB" w:rsidRDefault="009D59FB" w:rsidP="009D59FB">
      <w:pPr>
        <w:spacing w:line="480" w:lineRule="auto"/>
        <w:rPr>
          <w:sz w:val="24"/>
          <w:szCs w:val="24"/>
          <w:lang w:val="en-US"/>
        </w:rPr>
      </w:pPr>
      <w:r w:rsidRPr="009D59FB">
        <w:rPr>
          <w:sz w:val="24"/>
          <w:szCs w:val="24"/>
          <w:lang w:val="en-US"/>
        </w:rPr>
        <w:t xml:space="preserve">Golan JJ, Pringle A. 2017. Long-Distance Dispersal of Fungi Heitman J, Crous PW, editors. Microbiol Spectr. 5(4):5.4.03. </w:t>
      </w:r>
      <w:hyperlink r:id="rId99" w:history="1">
        <w:r w:rsidRPr="009D59FB">
          <w:rPr>
            <w:rStyle w:val="Hyperlink"/>
            <w:sz w:val="24"/>
            <w:szCs w:val="24"/>
            <w:lang w:val="en-US"/>
          </w:rPr>
          <w:t>https://doi.org/10.1128/microbiolspec.FUNK-0047-2016</w:t>
        </w:r>
      </w:hyperlink>
    </w:p>
    <w:p w14:paraId="651A143C" w14:textId="77777777" w:rsidR="009D59FB" w:rsidRPr="009D59FB" w:rsidRDefault="009D59FB" w:rsidP="009D59FB">
      <w:pPr>
        <w:spacing w:line="480" w:lineRule="auto"/>
        <w:rPr>
          <w:sz w:val="24"/>
          <w:szCs w:val="24"/>
          <w:lang w:val="en-US"/>
        </w:rPr>
      </w:pPr>
      <w:r w:rsidRPr="009D59FB">
        <w:rPr>
          <w:sz w:val="24"/>
          <w:szCs w:val="24"/>
          <w:lang w:val="en-US"/>
        </w:rPr>
        <w:lastRenderedPageBreak/>
        <w:t xml:space="preserve">Halbwachs H, Brandl R, Bässler C. 2015. Spore wall traits of ectomycorrhizal and saprotrophic agarics may mirror their distinct lifestyles. Fungal Ecology. 17:197–204. </w:t>
      </w:r>
      <w:hyperlink r:id="rId100" w:history="1">
        <w:r w:rsidRPr="009D59FB">
          <w:rPr>
            <w:rStyle w:val="Hyperlink"/>
            <w:sz w:val="24"/>
            <w:szCs w:val="24"/>
            <w:lang w:val="en-US"/>
          </w:rPr>
          <w:t>https://doi.org/10.1016/j.funeco.2014.10.003</w:t>
        </w:r>
      </w:hyperlink>
    </w:p>
    <w:p w14:paraId="34873962" w14:textId="77777777" w:rsidR="009D59FB" w:rsidRPr="009D59FB" w:rsidRDefault="009D59FB" w:rsidP="009D59FB">
      <w:pPr>
        <w:spacing w:line="480" w:lineRule="auto"/>
        <w:rPr>
          <w:sz w:val="24"/>
          <w:szCs w:val="24"/>
          <w:lang w:val="en-US"/>
        </w:rPr>
      </w:pPr>
      <w:r w:rsidRPr="009D59FB">
        <w:rPr>
          <w:sz w:val="24"/>
          <w:szCs w:val="24"/>
          <w:lang w:val="en-US"/>
        </w:rPr>
        <w:t xml:space="preserve">Hassett MO, Fischer MWF, Money NP. 2015. Mushrooms as Rainmakers: How Spores Act as Nuclei for Raindrops Gladfelter AS, editor. PLoS ONE. 10(10):e0140407. </w:t>
      </w:r>
      <w:hyperlink r:id="rId101" w:history="1">
        <w:r w:rsidRPr="009D59FB">
          <w:rPr>
            <w:rStyle w:val="Hyperlink"/>
            <w:sz w:val="24"/>
            <w:szCs w:val="24"/>
            <w:lang w:val="en-US"/>
          </w:rPr>
          <w:t>https://doi.org/10.1371/journal.pone.0140407</w:t>
        </w:r>
      </w:hyperlink>
    </w:p>
    <w:p w14:paraId="42B13A8B" w14:textId="77777777" w:rsidR="009D59FB" w:rsidRPr="009D59FB" w:rsidRDefault="009D59FB" w:rsidP="009D59FB">
      <w:pPr>
        <w:spacing w:line="480" w:lineRule="auto"/>
        <w:rPr>
          <w:sz w:val="24"/>
          <w:szCs w:val="24"/>
          <w:lang w:val="en-US"/>
        </w:rPr>
      </w:pPr>
      <w:r w:rsidRPr="009D59FB">
        <w:rPr>
          <w:sz w:val="24"/>
          <w:szCs w:val="24"/>
          <w:lang w:val="en-US"/>
        </w:rPr>
        <w:t xml:space="preserve">Hopkins JR, Bennett AE. 2023. Spore traits mediate disturbance effects on arbuscular mycorrhizal fungal community composition and mutualisms. Ecology. 104(5):e4016. </w:t>
      </w:r>
      <w:hyperlink r:id="rId102" w:history="1">
        <w:r w:rsidRPr="009D59FB">
          <w:rPr>
            <w:rStyle w:val="Hyperlink"/>
            <w:sz w:val="24"/>
            <w:szCs w:val="24"/>
            <w:lang w:val="en-US"/>
          </w:rPr>
          <w:t>https://doi.org/10.1002/ecy.4016</w:t>
        </w:r>
      </w:hyperlink>
    </w:p>
    <w:p w14:paraId="241FCD73" w14:textId="77777777" w:rsidR="009D59FB" w:rsidRPr="009D59FB" w:rsidRDefault="009D59FB" w:rsidP="009D59FB">
      <w:pPr>
        <w:spacing w:line="480" w:lineRule="auto"/>
        <w:rPr>
          <w:sz w:val="24"/>
          <w:szCs w:val="24"/>
          <w:lang w:val="en-US"/>
        </w:rPr>
      </w:pPr>
      <w:r w:rsidRPr="009D59FB">
        <w:rPr>
          <w:sz w:val="24"/>
          <w:szCs w:val="24"/>
          <w:lang w:val="en-US"/>
        </w:rPr>
        <w:t xml:space="preserve">Hosen MdI, Li T-H, Deng W-Q. 2015. Amanita cinereovelata, a new species of Amanita section Lepidella from Bangladesh. Mycol Progress. 14(6):35. </w:t>
      </w:r>
      <w:hyperlink r:id="rId103" w:history="1">
        <w:r w:rsidRPr="009D59FB">
          <w:rPr>
            <w:rStyle w:val="Hyperlink"/>
            <w:sz w:val="24"/>
            <w:szCs w:val="24"/>
            <w:lang w:val="en-US"/>
          </w:rPr>
          <w:t>https://doi.org/10.1007/s11557-015-1058-7</w:t>
        </w:r>
      </w:hyperlink>
    </w:p>
    <w:p w14:paraId="73197E47" w14:textId="77777777" w:rsidR="009D59FB" w:rsidRPr="009D59FB" w:rsidRDefault="009D59FB" w:rsidP="009D59FB">
      <w:pPr>
        <w:spacing w:line="480" w:lineRule="auto"/>
        <w:rPr>
          <w:sz w:val="24"/>
          <w:szCs w:val="24"/>
          <w:lang w:val="en-US"/>
        </w:rPr>
      </w:pPr>
      <w:r w:rsidRPr="009D59FB">
        <w:rPr>
          <w:sz w:val="24"/>
          <w:szCs w:val="24"/>
          <w:lang w:val="en-US"/>
        </w:rPr>
        <w:t xml:space="preserve">Kauserud H et al. 2011. Mushroom’s spore size and time of fruiting are strongly related: is moisture important? Biol Lett. 7(2):273–276. </w:t>
      </w:r>
      <w:hyperlink r:id="rId104" w:history="1">
        <w:r w:rsidRPr="009D59FB">
          <w:rPr>
            <w:rStyle w:val="Hyperlink"/>
            <w:sz w:val="24"/>
            <w:szCs w:val="24"/>
            <w:lang w:val="en-US"/>
          </w:rPr>
          <w:t>https://doi.org/10.1098/rsbl.2010.0820</w:t>
        </w:r>
      </w:hyperlink>
    </w:p>
    <w:p w14:paraId="340E7144" w14:textId="77777777" w:rsidR="009D59FB" w:rsidRPr="009D59FB" w:rsidRDefault="009D59FB" w:rsidP="009D59FB">
      <w:pPr>
        <w:spacing w:line="480" w:lineRule="auto"/>
        <w:rPr>
          <w:sz w:val="24"/>
          <w:szCs w:val="24"/>
          <w:lang w:val="en-US"/>
        </w:rPr>
      </w:pPr>
      <w:r w:rsidRPr="009D59FB">
        <w:rPr>
          <w:sz w:val="24"/>
          <w:szCs w:val="24"/>
          <w:lang w:val="en-US"/>
        </w:rPr>
        <w:t xml:space="preserve">Kuhl FP, Giardina CR. 1982. Elliptic Fourier features of a closed contour. Computer Graphics and Image Processing. 18(3):236–258. </w:t>
      </w:r>
      <w:hyperlink r:id="rId105" w:history="1">
        <w:r w:rsidRPr="009D59FB">
          <w:rPr>
            <w:rStyle w:val="Hyperlink"/>
            <w:sz w:val="24"/>
            <w:szCs w:val="24"/>
            <w:lang w:val="en-US"/>
          </w:rPr>
          <w:t>https://doi.org/10.1016/0146-664X(82)90034-X</w:t>
        </w:r>
      </w:hyperlink>
    </w:p>
    <w:p w14:paraId="291C00C4" w14:textId="77777777" w:rsidR="009D59FB" w:rsidRPr="009D59FB" w:rsidRDefault="009D59FB" w:rsidP="009D59FB">
      <w:pPr>
        <w:spacing w:line="480" w:lineRule="auto"/>
        <w:rPr>
          <w:sz w:val="24"/>
          <w:szCs w:val="24"/>
          <w:lang w:val="en-US"/>
        </w:rPr>
      </w:pPr>
      <w:r w:rsidRPr="009D59FB">
        <w:rPr>
          <w:sz w:val="24"/>
          <w:szCs w:val="24"/>
          <w:lang w:val="en-US"/>
        </w:rPr>
        <w:t xml:space="preserve">Kuo M. 2025. [accessed 2025 Dec 23]. </w:t>
      </w:r>
      <w:hyperlink r:id="rId106" w:history="1">
        <w:r w:rsidRPr="009D59FB">
          <w:rPr>
            <w:rStyle w:val="Hyperlink"/>
            <w:sz w:val="24"/>
            <w:szCs w:val="24"/>
            <w:lang w:val="en-US"/>
          </w:rPr>
          <w:t>https://www.mushroomexpert.com/index.html</w:t>
        </w:r>
      </w:hyperlink>
    </w:p>
    <w:p w14:paraId="3256287C" w14:textId="77777777" w:rsidR="009D59FB" w:rsidRPr="009D59FB" w:rsidRDefault="009D59FB" w:rsidP="009D59FB">
      <w:pPr>
        <w:spacing w:line="480" w:lineRule="auto"/>
        <w:rPr>
          <w:sz w:val="24"/>
          <w:szCs w:val="24"/>
          <w:lang w:val="en-US"/>
        </w:rPr>
      </w:pPr>
      <w:r w:rsidRPr="009D59FB">
        <w:rPr>
          <w:sz w:val="24"/>
          <w:szCs w:val="24"/>
          <w:lang w:val="en-US"/>
        </w:rPr>
        <w:t xml:space="preserve">Liu F et al. 2017. Asymmetric drop coalescence launches fungal ballistospores with directionality. J R Soc Interface. 14(132):20170083. </w:t>
      </w:r>
      <w:hyperlink r:id="rId107" w:history="1">
        <w:r w:rsidRPr="009D59FB">
          <w:rPr>
            <w:rStyle w:val="Hyperlink"/>
            <w:sz w:val="24"/>
            <w:szCs w:val="24"/>
            <w:lang w:val="en-US"/>
          </w:rPr>
          <w:t>https://doi.org/10.1098/rsif.2017.0083</w:t>
        </w:r>
      </w:hyperlink>
    </w:p>
    <w:p w14:paraId="2E5BE940" w14:textId="77777777" w:rsidR="009D59FB" w:rsidRPr="009D59FB" w:rsidRDefault="009D59FB" w:rsidP="009D59FB">
      <w:pPr>
        <w:spacing w:line="480" w:lineRule="auto"/>
        <w:rPr>
          <w:sz w:val="24"/>
          <w:szCs w:val="24"/>
          <w:lang w:val="en-US"/>
        </w:rPr>
      </w:pPr>
      <w:r w:rsidRPr="009D59FB">
        <w:rPr>
          <w:sz w:val="24"/>
          <w:szCs w:val="24"/>
          <w:lang w:val="en-US"/>
        </w:rPr>
        <w:lastRenderedPageBreak/>
        <w:t>Looney B et al. 2022. Evolutionary transition to the ectomycorrhizal habit in the genomes of a hyperdiverse lineage of mushroom</w:t>
      </w:r>
      <w:r w:rsidRPr="009D59FB">
        <w:rPr>
          <w:rFonts w:ascii="Cambria Math" w:hAnsi="Cambria Math" w:cs="Cambria Math"/>
          <w:sz w:val="24"/>
          <w:szCs w:val="24"/>
          <w:lang w:val="en-US"/>
        </w:rPr>
        <w:t>‐</w:t>
      </w:r>
      <w:r w:rsidRPr="009D59FB">
        <w:rPr>
          <w:sz w:val="24"/>
          <w:szCs w:val="24"/>
          <w:lang w:val="en-US"/>
        </w:rPr>
        <w:t xml:space="preserve">forming fungi. New Phytologist. 233(5):2294–2309. </w:t>
      </w:r>
      <w:hyperlink r:id="rId108" w:history="1">
        <w:r w:rsidRPr="009D59FB">
          <w:rPr>
            <w:rStyle w:val="Hyperlink"/>
            <w:sz w:val="24"/>
            <w:szCs w:val="24"/>
            <w:lang w:val="en-US"/>
          </w:rPr>
          <w:t>https://doi.org/10.1111/nph.17892</w:t>
        </w:r>
      </w:hyperlink>
    </w:p>
    <w:p w14:paraId="17100BAD" w14:textId="77777777" w:rsidR="009D59FB" w:rsidRPr="009D59FB" w:rsidRDefault="009D59FB" w:rsidP="009D59FB">
      <w:pPr>
        <w:spacing w:line="480" w:lineRule="auto"/>
        <w:rPr>
          <w:sz w:val="24"/>
          <w:szCs w:val="24"/>
          <w:lang w:val="es-ES"/>
        </w:rPr>
      </w:pPr>
      <w:r w:rsidRPr="009D59FB">
        <w:rPr>
          <w:sz w:val="24"/>
          <w:szCs w:val="24"/>
          <w:lang w:val="en-US"/>
        </w:rPr>
        <w:t xml:space="preserve">Menolli N, Asai T, Capelari M. 2009. &lt;I&gt;Amanita coacta&lt;/I&gt; (&lt;I&gt;Amanitaceae&lt;/I&gt;, &lt;I&gt;Agaricales&lt;/I&gt;) with a key to &lt;I&gt;Amanita&lt;/I&gt; species occurring in Brazil. </w:t>
      </w:r>
      <w:r w:rsidRPr="009D59FB">
        <w:rPr>
          <w:sz w:val="24"/>
          <w:szCs w:val="24"/>
          <w:lang w:val="es-ES"/>
        </w:rPr>
        <w:t xml:space="preserve">Mycotaxon. 107(1):419–430. </w:t>
      </w:r>
      <w:hyperlink r:id="rId109" w:history="1">
        <w:r w:rsidRPr="009D59FB">
          <w:rPr>
            <w:rStyle w:val="Hyperlink"/>
            <w:sz w:val="24"/>
            <w:szCs w:val="24"/>
            <w:lang w:val="es-ES"/>
          </w:rPr>
          <w:t>https://doi.org/10.5248/107.419</w:t>
        </w:r>
      </w:hyperlink>
    </w:p>
    <w:p w14:paraId="5D9CB401" w14:textId="77777777" w:rsidR="009D59FB" w:rsidRPr="009D59FB" w:rsidRDefault="009D59FB" w:rsidP="009D59FB">
      <w:pPr>
        <w:spacing w:line="480" w:lineRule="auto"/>
        <w:rPr>
          <w:sz w:val="24"/>
          <w:szCs w:val="24"/>
          <w:lang w:val="en-US"/>
        </w:rPr>
      </w:pPr>
      <w:r w:rsidRPr="009D59FB">
        <w:rPr>
          <w:sz w:val="24"/>
          <w:szCs w:val="24"/>
          <w:lang w:val="es-ES"/>
        </w:rPr>
        <w:t xml:space="preserve">Menolli N, Capelari M, Baseia IG. 2009. </w:t>
      </w:r>
      <w:r w:rsidRPr="009D59FB">
        <w:rPr>
          <w:i/>
          <w:iCs/>
          <w:sz w:val="24"/>
          <w:szCs w:val="24"/>
          <w:lang w:val="en-US"/>
        </w:rPr>
        <w:t>Amanita viscidolutea</w:t>
      </w:r>
      <w:r w:rsidRPr="009D59FB">
        <w:rPr>
          <w:sz w:val="24"/>
          <w:szCs w:val="24"/>
          <w:lang w:val="en-US"/>
        </w:rPr>
        <w:t xml:space="preserve"> , a new species from Brazil with a key to Central and South American species of </w:t>
      </w:r>
      <w:r w:rsidRPr="009D59FB">
        <w:rPr>
          <w:i/>
          <w:iCs/>
          <w:sz w:val="24"/>
          <w:szCs w:val="24"/>
          <w:lang w:val="en-US"/>
        </w:rPr>
        <w:t>Amanita</w:t>
      </w:r>
      <w:r w:rsidRPr="009D59FB">
        <w:rPr>
          <w:sz w:val="24"/>
          <w:szCs w:val="24"/>
          <w:lang w:val="en-US"/>
        </w:rPr>
        <w:t xml:space="preserve"> section </w:t>
      </w:r>
      <w:r w:rsidRPr="009D59FB">
        <w:rPr>
          <w:i/>
          <w:iCs/>
          <w:sz w:val="24"/>
          <w:szCs w:val="24"/>
          <w:lang w:val="en-US"/>
        </w:rPr>
        <w:t>Amanita</w:t>
      </w:r>
      <w:r w:rsidRPr="009D59FB">
        <w:rPr>
          <w:sz w:val="24"/>
          <w:szCs w:val="24"/>
          <w:lang w:val="en-US"/>
        </w:rPr>
        <w:t xml:space="preserve">. Mycologia. 101(3):395–400. </w:t>
      </w:r>
      <w:hyperlink r:id="rId110" w:history="1">
        <w:r w:rsidRPr="009D59FB">
          <w:rPr>
            <w:rStyle w:val="Hyperlink"/>
            <w:sz w:val="24"/>
            <w:szCs w:val="24"/>
            <w:lang w:val="en-US"/>
          </w:rPr>
          <w:t>https://doi.org/10.3852/07-079</w:t>
        </w:r>
      </w:hyperlink>
    </w:p>
    <w:p w14:paraId="5FB26121" w14:textId="77777777" w:rsidR="009D59FB" w:rsidRPr="009D59FB" w:rsidRDefault="009D59FB" w:rsidP="009D59FB">
      <w:pPr>
        <w:spacing w:line="480" w:lineRule="auto"/>
        <w:rPr>
          <w:sz w:val="24"/>
          <w:szCs w:val="24"/>
          <w:lang w:val="en-US"/>
        </w:rPr>
      </w:pPr>
      <w:r w:rsidRPr="009D59FB">
        <w:rPr>
          <w:sz w:val="24"/>
          <w:szCs w:val="24"/>
          <w:lang w:val="en-US"/>
        </w:rPr>
        <w:t xml:space="preserve">Miller Jr. OK. 1991. New species of </w:t>
      </w:r>
      <w:r w:rsidRPr="009D59FB">
        <w:rPr>
          <w:i/>
          <w:iCs/>
          <w:sz w:val="24"/>
          <w:szCs w:val="24"/>
          <w:lang w:val="en-US"/>
        </w:rPr>
        <w:t>Amanita</w:t>
      </w:r>
      <w:r w:rsidRPr="009D59FB">
        <w:rPr>
          <w:sz w:val="24"/>
          <w:szCs w:val="24"/>
          <w:lang w:val="en-US"/>
        </w:rPr>
        <w:t xml:space="preserve"> from Western Australia. Can J Bot. 69(12):2692–2703. </w:t>
      </w:r>
      <w:hyperlink r:id="rId111" w:history="1">
        <w:r w:rsidRPr="009D59FB">
          <w:rPr>
            <w:rStyle w:val="Hyperlink"/>
            <w:sz w:val="24"/>
            <w:szCs w:val="24"/>
            <w:lang w:val="en-US"/>
          </w:rPr>
          <w:t>https://doi.org/10.1139/b91-338</w:t>
        </w:r>
      </w:hyperlink>
    </w:p>
    <w:p w14:paraId="594515DD" w14:textId="77777777" w:rsidR="009D59FB" w:rsidRPr="009D59FB" w:rsidRDefault="009D59FB" w:rsidP="009D59FB">
      <w:pPr>
        <w:spacing w:line="480" w:lineRule="auto"/>
        <w:rPr>
          <w:sz w:val="24"/>
          <w:szCs w:val="24"/>
          <w:lang w:val="en-US"/>
        </w:rPr>
      </w:pPr>
      <w:r w:rsidRPr="009D59FB">
        <w:rPr>
          <w:sz w:val="24"/>
          <w:szCs w:val="24"/>
          <w:lang w:val="en-US"/>
        </w:rPr>
        <w:t xml:space="preserve">Miller OK. 1992. Three New Species of </w:t>
      </w:r>
      <w:r w:rsidRPr="009D59FB">
        <w:rPr>
          <w:i/>
          <w:iCs/>
          <w:sz w:val="24"/>
          <w:szCs w:val="24"/>
          <w:lang w:val="en-US"/>
        </w:rPr>
        <w:t>Amanita</w:t>
      </w:r>
      <w:r w:rsidRPr="009D59FB">
        <w:rPr>
          <w:sz w:val="24"/>
          <w:szCs w:val="24"/>
          <w:lang w:val="en-US"/>
        </w:rPr>
        <w:t xml:space="preserve"> from Western Australia. Mycologia. 84(5):679–686. </w:t>
      </w:r>
      <w:hyperlink r:id="rId112" w:history="1">
        <w:r w:rsidRPr="009D59FB">
          <w:rPr>
            <w:rStyle w:val="Hyperlink"/>
            <w:sz w:val="24"/>
            <w:szCs w:val="24"/>
            <w:lang w:val="en-US"/>
          </w:rPr>
          <w:t>https://doi.org/10.1080/00275514.1992.12026193</w:t>
        </w:r>
      </w:hyperlink>
    </w:p>
    <w:p w14:paraId="4A64A82F" w14:textId="77777777" w:rsidR="009D59FB" w:rsidRPr="009D59FB" w:rsidRDefault="009D59FB" w:rsidP="009D59FB">
      <w:pPr>
        <w:spacing w:line="480" w:lineRule="auto"/>
        <w:rPr>
          <w:sz w:val="24"/>
          <w:szCs w:val="24"/>
          <w:lang w:val="en-US"/>
        </w:rPr>
      </w:pPr>
      <w:r w:rsidRPr="009D59FB">
        <w:rPr>
          <w:sz w:val="24"/>
          <w:szCs w:val="24"/>
          <w:lang w:val="en-US"/>
        </w:rPr>
        <w:t xml:space="preserve">Minh BQ et al. 2020. IQ-TREE 2: New Models and Efficient Methods for Phylogenetic Inference in the Genomic Era Teeling E, editor. Molecular Biology and Evolution. 37(5):1530–1534. </w:t>
      </w:r>
      <w:hyperlink r:id="rId113" w:history="1">
        <w:r w:rsidRPr="009D59FB">
          <w:rPr>
            <w:rStyle w:val="Hyperlink"/>
            <w:sz w:val="24"/>
            <w:szCs w:val="24"/>
            <w:lang w:val="en-US"/>
          </w:rPr>
          <w:t>https://doi.org/10.1093/molbev/msaa015</w:t>
        </w:r>
      </w:hyperlink>
    </w:p>
    <w:p w14:paraId="1294F84E" w14:textId="77777777" w:rsidR="009D59FB" w:rsidRPr="009D59FB" w:rsidRDefault="009D59FB" w:rsidP="009D59FB">
      <w:pPr>
        <w:spacing w:line="480" w:lineRule="auto"/>
        <w:rPr>
          <w:sz w:val="24"/>
          <w:szCs w:val="24"/>
          <w:lang w:val="en-US"/>
        </w:rPr>
      </w:pPr>
      <w:r w:rsidRPr="009D59FB">
        <w:rPr>
          <w:sz w:val="24"/>
          <w:szCs w:val="24"/>
          <w:lang w:val="en-US"/>
        </w:rPr>
        <w:t xml:space="preserve">Oda T, Yamazaki T, et al. 2002. Amanita ibotengutake sp. nov., a poisonous fungus from Japan. Mycol Progress. 1(4):355–365. </w:t>
      </w:r>
      <w:hyperlink r:id="rId114" w:history="1">
        <w:r w:rsidRPr="009D59FB">
          <w:rPr>
            <w:rStyle w:val="Hyperlink"/>
            <w:sz w:val="24"/>
            <w:szCs w:val="24"/>
            <w:lang w:val="en-US"/>
          </w:rPr>
          <w:t>https://doi.org/10.1007/s11557-006-0032-9</w:t>
        </w:r>
      </w:hyperlink>
    </w:p>
    <w:p w14:paraId="78068B05" w14:textId="77777777" w:rsidR="009D59FB" w:rsidRPr="009D59FB" w:rsidRDefault="009D59FB" w:rsidP="009D59FB">
      <w:pPr>
        <w:spacing w:line="480" w:lineRule="auto"/>
        <w:rPr>
          <w:sz w:val="24"/>
          <w:szCs w:val="24"/>
          <w:lang w:val="en-US"/>
        </w:rPr>
      </w:pPr>
      <w:r w:rsidRPr="009D59FB">
        <w:rPr>
          <w:sz w:val="24"/>
          <w:szCs w:val="24"/>
          <w:lang w:val="en-US"/>
        </w:rPr>
        <w:t xml:space="preserve">Oda T, Tanaka C, Tsuda M. 2000. Amanita sinensis, new to Japan and Nepal. Mycoscience. 41(4):403–405. </w:t>
      </w:r>
      <w:hyperlink r:id="rId115" w:history="1">
        <w:r w:rsidRPr="009D59FB">
          <w:rPr>
            <w:rStyle w:val="Hyperlink"/>
            <w:sz w:val="24"/>
            <w:szCs w:val="24"/>
            <w:lang w:val="en-US"/>
          </w:rPr>
          <w:t>https://doi.org/10.1007/BF02463955</w:t>
        </w:r>
      </w:hyperlink>
    </w:p>
    <w:p w14:paraId="2E1031FC" w14:textId="77777777" w:rsidR="009D59FB" w:rsidRPr="009D59FB" w:rsidRDefault="009D59FB" w:rsidP="009D59FB">
      <w:pPr>
        <w:spacing w:line="480" w:lineRule="auto"/>
        <w:rPr>
          <w:sz w:val="24"/>
          <w:szCs w:val="24"/>
          <w:lang w:val="en-US"/>
        </w:rPr>
      </w:pPr>
      <w:r w:rsidRPr="009D59FB">
        <w:rPr>
          <w:sz w:val="24"/>
          <w:szCs w:val="24"/>
          <w:lang w:val="en-US"/>
        </w:rPr>
        <w:t xml:space="preserve">Oda T, Tanaka C, Tsuda M. 2001. </w:t>
      </w:r>
      <w:r w:rsidRPr="009D59FB">
        <w:rPr>
          <w:i/>
          <w:iCs/>
          <w:sz w:val="24"/>
          <w:szCs w:val="24"/>
          <w:lang w:val="en-US"/>
        </w:rPr>
        <w:t>Amanita imazekii</w:t>
      </w:r>
      <w:r w:rsidRPr="009D59FB">
        <w:rPr>
          <w:sz w:val="24"/>
          <w:szCs w:val="24"/>
          <w:lang w:val="en-US"/>
        </w:rPr>
        <w:t xml:space="preserve"> —a new species in </w:t>
      </w:r>
      <w:r w:rsidRPr="009D59FB">
        <w:rPr>
          <w:i/>
          <w:iCs/>
          <w:sz w:val="24"/>
          <w:szCs w:val="24"/>
          <w:lang w:val="en-US"/>
        </w:rPr>
        <w:t>Amanita</w:t>
      </w:r>
      <w:r w:rsidRPr="009D59FB">
        <w:rPr>
          <w:sz w:val="24"/>
          <w:szCs w:val="24"/>
          <w:lang w:val="en-US"/>
        </w:rPr>
        <w:t xml:space="preserve"> section </w:t>
      </w:r>
      <w:r w:rsidRPr="009D59FB">
        <w:rPr>
          <w:i/>
          <w:iCs/>
          <w:sz w:val="24"/>
          <w:szCs w:val="24"/>
          <w:lang w:val="en-US"/>
        </w:rPr>
        <w:t>Caesareae</w:t>
      </w:r>
      <w:r w:rsidRPr="009D59FB">
        <w:rPr>
          <w:sz w:val="24"/>
          <w:szCs w:val="24"/>
          <w:lang w:val="en-US"/>
        </w:rPr>
        <w:t xml:space="preserve">. Mycologia. 93(6):1231–1234. </w:t>
      </w:r>
      <w:hyperlink r:id="rId116" w:history="1">
        <w:r w:rsidRPr="009D59FB">
          <w:rPr>
            <w:rStyle w:val="Hyperlink"/>
            <w:sz w:val="24"/>
            <w:szCs w:val="24"/>
            <w:lang w:val="en-US"/>
          </w:rPr>
          <w:t>https://doi.org/10.1080/00275514.2001.12063257</w:t>
        </w:r>
      </w:hyperlink>
    </w:p>
    <w:p w14:paraId="3E5A4B11" w14:textId="77777777" w:rsidR="009D59FB" w:rsidRPr="00457417" w:rsidRDefault="009D59FB" w:rsidP="009D59FB">
      <w:pPr>
        <w:spacing w:line="480" w:lineRule="auto"/>
        <w:rPr>
          <w:sz w:val="24"/>
          <w:szCs w:val="24"/>
          <w:lang w:val="en-US"/>
        </w:rPr>
      </w:pPr>
      <w:r w:rsidRPr="00457417">
        <w:rPr>
          <w:sz w:val="24"/>
          <w:szCs w:val="24"/>
          <w:lang w:val="en-US"/>
        </w:rPr>
        <w:lastRenderedPageBreak/>
        <w:t xml:space="preserve">Oda T, Tanaka C, Tsuda M. 2002a. </w:t>
      </w:r>
      <w:r w:rsidRPr="009D59FB">
        <w:rPr>
          <w:sz w:val="24"/>
          <w:szCs w:val="24"/>
          <w:lang w:val="es-ES"/>
        </w:rPr>
        <w:t xml:space="preserve">Amanita concentrica : a new species in Amanita section Amanita from Japan. </w:t>
      </w:r>
      <w:r w:rsidRPr="00457417">
        <w:rPr>
          <w:sz w:val="24"/>
          <w:szCs w:val="24"/>
          <w:lang w:val="en-US"/>
        </w:rPr>
        <w:t xml:space="preserve">Mycoscience. 43(1):81–83. </w:t>
      </w:r>
      <w:hyperlink r:id="rId117" w:history="1">
        <w:r w:rsidRPr="00457417">
          <w:rPr>
            <w:rStyle w:val="Hyperlink"/>
            <w:sz w:val="24"/>
            <w:szCs w:val="24"/>
            <w:lang w:val="en-US"/>
          </w:rPr>
          <w:t>https://doi.org/10.1007/s102670200013</w:t>
        </w:r>
      </w:hyperlink>
    </w:p>
    <w:p w14:paraId="28FE9FB2" w14:textId="77777777" w:rsidR="009D59FB" w:rsidRPr="009D59FB" w:rsidRDefault="009D59FB" w:rsidP="009D59FB">
      <w:pPr>
        <w:spacing w:line="480" w:lineRule="auto"/>
        <w:rPr>
          <w:sz w:val="24"/>
          <w:szCs w:val="24"/>
          <w:lang w:val="en-US"/>
        </w:rPr>
      </w:pPr>
      <w:r w:rsidRPr="00457417">
        <w:rPr>
          <w:sz w:val="24"/>
          <w:szCs w:val="24"/>
          <w:lang w:val="en-US"/>
        </w:rPr>
        <w:t xml:space="preserve">Oda T, Tanaka C, Tsuda M. 2002b. </w:t>
      </w:r>
      <w:r w:rsidRPr="009D59FB">
        <w:rPr>
          <w:sz w:val="24"/>
          <w:szCs w:val="24"/>
          <w:lang w:val="en-US"/>
        </w:rPr>
        <w:t xml:space="preserve">Two new species of Amanita from Japan. Mycoscience. 43(4):351–355. </w:t>
      </w:r>
      <w:hyperlink r:id="rId118" w:history="1">
        <w:r w:rsidRPr="009D59FB">
          <w:rPr>
            <w:rStyle w:val="Hyperlink"/>
            <w:sz w:val="24"/>
            <w:szCs w:val="24"/>
            <w:lang w:val="en-US"/>
          </w:rPr>
          <w:t>https://doi.org/10.1007/S102670200051</w:t>
        </w:r>
      </w:hyperlink>
    </w:p>
    <w:p w14:paraId="4B41454F" w14:textId="77777777" w:rsidR="009D59FB" w:rsidRPr="009D59FB" w:rsidRDefault="009D59FB" w:rsidP="009D59FB">
      <w:pPr>
        <w:spacing w:line="480" w:lineRule="auto"/>
        <w:rPr>
          <w:sz w:val="24"/>
          <w:szCs w:val="24"/>
          <w:lang w:val="es-ES"/>
        </w:rPr>
      </w:pPr>
      <w:r w:rsidRPr="009D59FB">
        <w:rPr>
          <w:sz w:val="24"/>
          <w:szCs w:val="24"/>
          <w:lang w:val="en-US"/>
        </w:rPr>
        <w:t xml:space="preserve">Ordynets A, Keßler S, Langer E. 2021. Geometric morphometric analysis of spore shapes improves identification of fungi. </w:t>
      </w:r>
      <w:r w:rsidRPr="009D59FB">
        <w:rPr>
          <w:sz w:val="24"/>
          <w:szCs w:val="24"/>
          <w:lang w:val="es-ES"/>
        </w:rPr>
        <w:t xml:space="preserve">PLOS ONE. 16(8):e0250477. </w:t>
      </w:r>
      <w:hyperlink r:id="rId119" w:history="1">
        <w:r w:rsidRPr="009D59FB">
          <w:rPr>
            <w:rStyle w:val="Hyperlink"/>
            <w:sz w:val="24"/>
            <w:szCs w:val="24"/>
            <w:lang w:val="es-ES"/>
          </w:rPr>
          <w:t>https://doi.org/10.1371/journal.pone.0250477</w:t>
        </w:r>
      </w:hyperlink>
    </w:p>
    <w:p w14:paraId="220CB2C8" w14:textId="77777777" w:rsidR="009D59FB" w:rsidRPr="009D59FB" w:rsidRDefault="009D59FB" w:rsidP="009D59FB">
      <w:pPr>
        <w:spacing w:line="480" w:lineRule="auto"/>
        <w:rPr>
          <w:sz w:val="24"/>
          <w:szCs w:val="24"/>
          <w:lang w:val="en-US"/>
        </w:rPr>
      </w:pPr>
      <w:r w:rsidRPr="009D59FB">
        <w:rPr>
          <w:sz w:val="24"/>
          <w:szCs w:val="24"/>
          <w:lang w:val="es-ES"/>
        </w:rPr>
        <w:t xml:space="preserve">Pagel M. 1999. </w:t>
      </w:r>
      <w:r w:rsidRPr="009D59FB">
        <w:rPr>
          <w:sz w:val="24"/>
          <w:szCs w:val="24"/>
          <w:lang w:val="en-US"/>
        </w:rPr>
        <w:t xml:space="preserve">Inferring the historical patterns of biological evolution. Nature. 401(6756):877–884. </w:t>
      </w:r>
      <w:hyperlink r:id="rId120" w:history="1">
        <w:r w:rsidRPr="009D59FB">
          <w:rPr>
            <w:rStyle w:val="Hyperlink"/>
            <w:sz w:val="24"/>
            <w:szCs w:val="24"/>
            <w:lang w:val="en-US"/>
          </w:rPr>
          <w:t>https://doi.org/10.1038/44766</w:t>
        </w:r>
      </w:hyperlink>
    </w:p>
    <w:p w14:paraId="5C335648" w14:textId="77777777" w:rsidR="009D59FB" w:rsidRPr="009D59FB" w:rsidRDefault="009D59FB" w:rsidP="009D59FB">
      <w:pPr>
        <w:spacing w:line="480" w:lineRule="auto"/>
        <w:rPr>
          <w:sz w:val="24"/>
          <w:szCs w:val="24"/>
          <w:lang w:val="es-ES"/>
        </w:rPr>
      </w:pPr>
      <w:r w:rsidRPr="009D59FB">
        <w:rPr>
          <w:sz w:val="24"/>
          <w:szCs w:val="24"/>
          <w:lang w:val="en-US"/>
        </w:rPr>
        <w:t xml:space="preserve">Pehim Limbu S et al. 2025. Climate-linked biogeography of mycorrhizal fungal spore traits. </w:t>
      </w:r>
      <w:r w:rsidRPr="009D59FB">
        <w:rPr>
          <w:sz w:val="24"/>
          <w:szCs w:val="24"/>
          <w:lang w:val="es-ES"/>
        </w:rPr>
        <w:t xml:space="preserve">Proc Natl Acad Sci USA. 122(29):e2505059122. </w:t>
      </w:r>
      <w:hyperlink r:id="rId121" w:history="1">
        <w:r w:rsidRPr="009D59FB">
          <w:rPr>
            <w:rStyle w:val="Hyperlink"/>
            <w:sz w:val="24"/>
            <w:szCs w:val="24"/>
            <w:lang w:val="es-ES"/>
          </w:rPr>
          <w:t>https://doi.org/10.1073/pnas.2505059122</w:t>
        </w:r>
      </w:hyperlink>
    </w:p>
    <w:p w14:paraId="3881E7C4" w14:textId="77777777" w:rsidR="009D59FB" w:rsidRPr="009D59FB" w:rsidRDefault="009D59FB" w:rsidP="009D59FB">
      <w:pPr>
        <w:spacing w:line="480" w:lineRule="auto"/>
        <w:rPr>
          <w:sz w:val="24"/>
          <w:szCs w:val="24"/>
          <w:lang w:val="en-US"/>
        </w:rPr>
      </w:pPr>
      <w:r w:rsidRPr="009D59FB">
        <w:rPr>
          <w:sz w:val="24"/>
          <w:szCs w:val="24"/>
          <w:lang w:val="es-ES"/>
        </w:rPr>
        <w:t xml:space="preserve">Pérez-Silva E, Alfonso RMaA. 1983. </w:t>
      </w:r>
      <w:r w:rsidRPr="009D59FB">
        <w:rPr>
          <w:sz w:val="24"/>
          <w:szCs w:val="24"/>
          <w:lang w:val="en-US"/>
        </w:rPr>
        <w:t xml:space="preserve">Chromatographic and Taxonomic Evaluation of </w:t>
      </w:r>
      <w:r w:rsidRPr="009D59FB">
        <w:rPr>
          <w:i/>
          <w:iCs/>
          <w:sz w:val="24"/>
          <w:szCs w:val="24"/>
          <w:lang w:val="en-US"/>
        </w:rPr>
        <w:t>Amanita Citrina</w:t>
      </w:r>
      <w:r w:rsidRPr="009D59FB">
        <w:rPr>
          <w:sz w:val="24"/>
          <w:szCs w:val="24"/>
          <w:lang w:val="en-US"/>
        </w:rPr>
        <w:t xml:space="preserve"> (Agaricales). Mycologia. 75(6):1030–1035. </w:t>
      </w:r>
      <w:hyperlink r:id="rId122" w:history="1">
        <w:r w:rsidRPr="009D59FB">
          <w:rPr>
            <w:rStyle w:val="Hyperlink"/>
            <w:sz w:val="24"/>
            <w:szCs w:val="24"/>
            <w:lang w:val="en-US"/>
          </w:rPr>
          <w:t>https://doi.org/10.1080/00275514.1983.12023789</w:t>
        </w:r>
      </w:hyperlink>
    </w:p>
    <w:p w14:paraId="6AA51B59" w14:textId="77777777" w:rsidR="009D59FB" w:rsidRPr="009D59FB" w:rsidRDefault="009D59FB" w:rsidP="009D59FB">
      <w:pPr>
        <w:spacing w:line="480" w:lineRule="auto"/>
        <w:rPr>
          <w:sz w:val="24"/>
          <w:szCs w:val="24"/>
          <w:lang w:val="es-ES"/>
        </w:rPr>
      </w:pPr>
      <w:r w:rsidRPr="009D59FB">
        <w:rPr>
          <w:sz w:val="24"/>
          <w:szCs w:val="24"/>
          <w:lang w:val="en-US"/>
        </w:rPr>
        <w:t xml:space="preserve">Redhead SA, Vizzini A, Drehmel DC, Contu M. 2016. Saproamanita, a new name for both Lepidella E.-J. Gilbert and Aspidella E.-J. Gilbert (Amaniteae, Amanitaceae). </w:t>
      </w:r>
      <w:r w:rsidRPr="009D59FB">
        <w:rPr>
          <w:sz w:val="24"/>
          <w:szCs w:val="24"/>
          <w:lang w:val="es-ES"/>
        </w:rPr>
        <w:t xml:space="preserve">IMA Fungus. 7(1):119–129. </w:t>
      </w:r>
      <w:hyperlink r:id="rId123" w:history="1">
        <w:r w:rsidRPr="009D59FB">
          <w:rPr>
            <w:rStyle w:val="Hyperlink"/>
            <w:sz w:val="24"/>
            <w:szCs w:val="24"/>
            <w:lang w:val="es-ES"/>
          </w:rPr>
          <w:t>https://doi.org/10.5598/imafungus.2016.07.01.07</w:t>
        </w:r>
      </w:hyperlink>
    </w:p>
    <w:p w14:paraId="5B171AAB" w14:textId="77777777" w:rsidR="009D59FB" w:rsidRPr="009D59FB" w:rsidRDefault="009D59FB" w:rsidP="009D59FB">
      <w:pPr>
        <w:spacing w:line="480" w:lineRule="auto"/>
        <w:rPr>
          <w:sz w:val="24"/>
          <w:szCs w:val="24"/>
          <w:lang w:val="en-US"/>
        </w:rPr>
      </w:pPr>
      <w:r w:rsidRPr="009D59FB">
        <w:rPr>
          <w:sz w:val="24"/>
          <w:szCs w:val="24"/>
          <w:lang w:val="es-ES"/>
        </w:rPr>
        <w:t xml:space="preserve">Reponen T et al. 1996. </w:t>
      </w:r>
      <w:r w:rsidRPr="009D59FB">
        <w:rPr>
          <w:sz w:val="24"/>
          <w:szCs w:val="24"/>
          <w:lang w:val="en-US"/>
        </w:rPr>
        <w:t xml:space="preserve">Effect of relative humidity on the aerodynamic diameter and respiratory deposition of fungal spores. Atmospheric Environment. 30(23):3967–3974. </w:t>
      </w:r>
      <w:hyperlink r:id="rId124" w:history="1">
        <w:r w:rsidRPr="009D59FB">
          <w:rPr>
            <w:rStyle w:val="Hyperlink"/>
            <w:sz w:val="24"/>
            <w:szCs w:val="24"/>
            <w:lang w:val="en-US"/>
          </w:rPr>
          <w:t>https://doi.org/10.1016/1352-2310(96)00128-8</w:t>
        </w:r>
      </w:hyperlink>
    </w:p>
    <w:p w14:paraId="2066FD32" w14:textId="77777777" w:rsidR="009D59FB" w:rsidRPr="009D59FB" w:rsidRDefault="009D59FB" w:rsidP="009D59FB">
      <w:pPr>
        <w:spacing w:line="480" w:lineRule="auto"/>
        <w:rPr>
          <w:sz w:val="24"/>
          <w:szCs w:val="24"/>
          <w:lang w:val="en-US"/>
        </w:rPr>
      </w:pPr>
      <w:r w:rsidRPr="009D59FB">
        <w:rPr>
          <w:sz w:val="24"/>
          <w:szCs w:val="24"/>
          <w:lang w:val="en-US"/>
        </w:rPr>
        <w:lastRenderedPageBreak/>
        <w:t xml:space="preserve">Revell LJ. 2024. phytools 2.0: an updated R ecosystem for phylogenetic comparative methods (and other things). PeerJ. 12:e16505. </w:t>
      </w:r>
      <w:hyperlink r:id="rId125" w:history="1">
        <w:r w:rsidRPr="009D59FB">
          <w:rPr>
            <w:rStyle w:val="Hyperlink"/>
            <w:sz w:val="24"/>
            <w:szCs w:val="24"/>
            <w:lang w:val="en-US"/>
          </w:rPr>
          <w:t>https://doi.org/10.7717/peerj.16505</w:t>
        </w:r>
      </w:hyperlink>
    </w:p>
    <w:p w14:paraId="2A0C304C" w14:textId="77777777" w:rsidR="009D59FB" w:rsidRPr="009D59FB" w:rsidRDefault="009D59FB" w:rsidP="009D59FB">
      <w:pPr>
        <w:spacing w:line="480" w:lineRule="auto"/>
        <w:rPr>
          <w:sz w:val="24"/>
          <w:szCs w:val="24"/>
          <w:lang w:val="en-US"/>
        </w:rPr>
      </w:pPr>
      <w:r w:rsidRPr="009D59FB">
        <w:rPr>
          <w:sz w:val="24"/>
          <w:szCs w:val="24"/>
          <w:lang w:val="en-US"/>
        </w:rPr>
        <w:t xml:space="preserve">Takahashi H. 2004. Two new species of Agaricales from southwestern islands of Japan. Mycoscience. 45(6):372–376. </w:t>
      </w:r>
      <w:hyperlink r:id="rId126" w:history="1">
        <w:r w:rsidRPr="009D59FB">
          <w:rPr>
            <w:rStyle w:val="Hyperlink"/>
            <w:sz w:val="24"/>
            <w:szCs w:val="24"/>
            <w:lang w:val="en-US"/>
          </w:rPr>
          <w:t>https://doi.org/10.1007/S10267-004-0199-3</w:t>
        </w:r>
      </w:hyperlink>
    </w:p>
    <w:p w14:paraId="30A591E0" w14:textId="77777777" w:rsidR="009D59FB" w:rsidRPr="009D59FB" w:rsidRDefault="009D59FB" w:rsidP="009D59FB">
      <w:pPr>
        <w:spacing w:line="480" w:lineRule="auto"/>
        <w:rPr>
          <w:sz w:val="24"/>
          <w:szCs w:val="24"/>
          <w:lang w:val="en-US"/>
        </w:rPr>
      </w:pPr>
      <w:r w:rsidRPr="009D59FB">
        <w:rPr>
          <w:sz w:val="24"/>
          <w:szCs w:val="24"/>
          <w:lang w:val="en-US"/>
        </w:rPr>
        <w:t xml:space="preserve">Tang LP et al. 2015. Taxonomy and phylogenetic position of species of Amanita sect. Vaginatae s.l. from tropical Africa. Mycol Progress. 14(6):39. </w:t>
      </w:r>
      <w:hyperlink r:id="rId127" w:history="1">
        <w:r w:rsidRPr="009D59FB">
          <w:rPr>
            <w:rStyle w:val="Hyperlink"/>
            <w:sz w:val="24"/>
            <w:szCs w:val="24"/>
            <w:lang w:val="en-US"/>
          </w:rPr>
          <w:t>https://doi.org/10.1007/s11557-015-1061-z</w:t>
        </w:r>
      </w:hyperlink>
    </w:p>
    <w:p w14:paraId="5ADA160A" w14:textId="77777777" w:rsidR="009D59FB" w:rsidRPr="009D59FB" w:rsidRDefault="009D59FB" w:rsidP="009D59FB">
      <w:pPr>
        <w:spacing w:line="480" w:lineRule="auto"/>
        <w:rPr>
          <w:sz w:val="24"/>
          <w:szCs w:val="24"/>
          <w:lang w:val="en-US"/>
        </w:rPr>
      </w:pPr>
      <w:r w:rsidRPr="009D59FB">
        <w:rPr>
          <w:sz w:val="24"/>
          <w:szCs w:val="24"/>
          <w:lang w:val="en-US"/>
        </w:rPr>
        <w:t xml:space="preserve">Tang L-P et al. 2017. Notes on </w:t>
      </w:r>
      <w:r w:rsidRPr="009D59FB">
        <w:rPr>
          <w:i/>
          <w:iCs/>
          <w:sz w:val="24"/>
          <w:szCs w:val="24"/>
          <w:lang w:val="en-US"/>
        </w:rPr>
        <w:t>Amanita</w:t>
      </w:r>
      <w:r w:rsidRPr="009D59FB">
        <w:rPr>
          <w:sz w:val="24"/>
          <w:szCs w:val="24"/>
          <w:lang w:val="en-US"/>
        </w:rPr>
        <w:t xml:space="preserve"> section </w:t>
      </w:r>
      <w:r w:rsidRPr="009D59FB">
        <w:rPr>
          <w:i/>
          <w:iCs/>
          <w:sz w:val="24"/>
          <w:szCs w:val="24"/>
          <w:lang w:val="en-US"/>
        </w:rPr>
        <w:t>Caesareae</w:t>
      </w:r>
      <w:r w:rsidRPr="009D59FB">
        <w:rPr>
          <w:sz w:val="24"/>
          <w:szCs w:val="24"/>
          <w:lang w:val="en-US"/>
        </w:rPr>
        <w:t xml:space="preserve"> from Malaysia. Mycologia. 109(4):557–567. </w:t>
      </w:r>
      <w:hyperlink r:id="rId128" w:history="1">
        <w:r w:rsidRPr="009D59FB">
          <w:rPr>
            <w:rStyle w:val="Hyperlink"/>
            <w:sz w:val="24"/>
            <w:szCs w:val="24"/>
            <w:lang w:val="en-US"/>
          </w:rPr>
          <w:t>https://doi.org/10.1080/00275514.2017.1394789</w:t>
        </w:r>
      </w:hyperlink>
    </w:p>
    <w:p w14:paraId="7B8C6B66" w14:textId="77777777" w:rsidR="009D59FB" w:rsidRPr="009D59FB" w:rsidRDefault="009D59FB" w:rsidP="009D59FB">
      <w:pPr>
        <w:spacing w:line="480" w:lineRule="auto"/>
        <w:rPr>
          <w:sz w:val="24"/>
          <w:szCs w:val="24"/>
          <w:lang w:val="en-US"/>
        </w:rPr>
      </w:pPr>
      <w:r w:rsidRPr="009D59FB">
        <w:rPr>
          <w:sz w:val="24"/>
          <w:szCs w:val="24"/>
          <w:lang w:val="en-US"/>
        </w:rPr>
        <w:t xml:space="preserve">Thongbai B et al. 2016. A new species and four new records of Amanita (Amanitaceae; Basidiomycota) from Northern Thailand. Phytotaxa. 286(4) [accessed 2026 July 16]. </w:t>
      </w:r>
      <w:hyperlink r:id="rId129" w:history="1">
        <w:r w:rsidRPr="009D59FB">
          <w:rPr>
            <w:rStyle w:val="Hyperlink"/>
            <w:sz w:val="24"/>
            <w:szCs w:val="24"/>
            <w:lang w:val="en-US"/>
          </w:rPr>
          <w:t>https://phytotaxa.mapress.com/pt/article/view/phytotaxa.286.4.1</w:t>
        </w:r>
      </w:hyperlink>
      <w:r w:rsidRPr="009D59FB">
        <w:rPr>
          <w:sz w:val="24"/>
          <w:szCs w:val="24"/>
          <w:lang w:val="en-US"/>
        </w:rPr>
        <w:t xml:space="preserve">. </w:t>
      </w:r>
      <w:hyperlink r:id="rId130" w:history="1">
        <w:r w:rsidRPr="009D59FB">
          <w:rPr>
            <w:rStyle w:val="Hyperlink"/>
            <w:sz w:val="24"/>
            <w:szCs w:val="24"/>
            <w:lang w:val="en-US"/>
          </w:rPr>
          <w:t>https://doi.org/10.11646/phytotaxa.286.4.1</w:t>
        </w:r>
      </w:hyperlink>
    </w:p>
    <w:p w14:paraId="55012C3A" w14:textId="77777777" w:rsidR="009D59FB" w:rsidRPr="009D59FB" w:rsidRDefault="009D59FB" w:rsidP="009D59FB">
      <w:pPr>
        <w:spacing w:line="480" w:lineRule="auto"/>
        <w:rPr>
          <w:sz w:val="24"/>
          <w:szCs w:val="24"/>
          <w:lang w:val="en-US"/>
        </w:rPr>
      </w:pPr>
      <w:r w:rsidRPr="009D59FB">
        <w:rPr>
          <w:sz w:val="24"/>
          <w:szCs w:val="24"/>
          <w:lang w:val="en-US"/>
        </w:rPr>
        <w:t xml:space="preserve">Tulloss RE. 2005. Amanita - distribution in the Americas with comparison to eastern and southern Asia and notes on spore character variation with latitude and ecology. Mycotaxon. 93:189–231. </w:t>
      </w:r>
      <w:hyperlink r:id="rId131" w:history="1">
        <w:r w:rsidRPr="009D59FB">
          <w:rPr>
            <w:rStyle w:val="Hyperlink"/>
            <w:sz w:val="24"/>
            <w:szCs w:val="24"/>
            <w:lang w:val="en-US"/>
          </w:rPr>
          <w:t>https://doi.org/10.5962/p.414578</w:t>
        </w:r>
      </w:hyperlink>
    </w:p>
    <w:p w14:paraId="290A96CC" w14:textId="77777777" w:rsidR="009D59FB" w:rsidRPr="009D59FB" w:rsidRDefault="009D59FB" w:rsidP="009D59FB">
      <w:pPr>
        <w:spacing w:line="480" w:lineRule="auto"/>
        <w:rPr>
          <w:sz w:val="24"/>
          <w:szCs w:val="24"/>
          <w:lang w:val="en-US"/>
        </w:rPr>
      </w:pPr>
      <w:r w:rsidRPr="009D59FB">
        <w:rPr>
          <w:sz w:val="24"/>
          <w:szCs w:val="24"/>
          <w:lang w:val="en-US"/>
        </w:rPr>
        <w:t xml:space="preserve">Vargas N et al. 2019. In Colombia the Eurasian fungus </w:t>
      </w:r>
      <w:r w:rsidRPr="009D59FB">
        <w:rPr>
          <w:i/>
          <w:iCs/>
          <w:sz w:val="24"/>
          <w:szCs w:val="24"/>
          <w:lang w:val="en-US"/>
        </w:rPr>
        <w:t>Amanita muscaria</w:t>
      </w:r>
      <w:r w:rsidRPr="009D59FB">
        <w:rPr>
          <w:sz w:val="24"/>
          <w:szCs w:val="24"/>
          <w:lang w:val="en-US"/>
        </w:rPr>
        <w:t xml:space="preserve"> is expanding its range into native, tropical </w:t>
      </w:r>
      <w:r w:rsidRPr="009D59FB">
        <w:rPr>
          <w:i/>
          <w:iCs/>
          <w:sz w:val="24"/>
          <w:szCs w:val="24"/>
          <w:lang w:val="en-US"/>
        </w:rPr>
        <w:t>Quercus humboldtii</w:t>
      </w:r>
      <w:r w:rsidRPr="009D59FB">
        <w:rPr>
          <w:sz w:val="24"/>
          <w:szCs w:val="24"/>
          <w:lang w:val="en-US"/>
        </w:rPr>
        <w:t xml:space="preserve"> forests. Mycologia. 111(5):758–771. </w:t>
      </w:r>
      <w:hyperlink r:id="rId132" w:history="1">
        <w:r w:rsidRPr="009D59FB">
          <w:rPr>
            <w:rStyle w:val="Hyperlink"/>
            <w:sz w:val="24"/>
            <w:szCs w:val="24"/>
            <w:lang w:val="en-US"/>
          </w:rPr>
          <w:t>https://doi.org/10.1080/00275514.2019.1636608</w:t>
        </w:r>
      </w:hyperlink>
    </w:p>
    <w:p w14:paraId="1647CEE7" w14:textId="77777777" w:rsidR="009D59FB" w:rsidRPr="009D59FB" w:rsidRDefault="009D59FB" w:rsidP="009D59FB">
      <w:pPr>
        <w:spacing w:line="480" w:lineRule="auto"/>
        <w:rPr>
          <w:sz w:val="24"/>
          <w:szCs w:val="24"/>
          <w:lang w:val="en-US"/>
        </w:rPr>
      </w:pPr>
      <w:r w:rsidRPr="009D59FB">
        <w:rPr>
          <w:sz w:val="24"/>
          <w:szCs w:val="24"/>
          <w:lang w:val="en-US"/>
        </w:rPr>
        <w:t xml:space="preserve">Wartchow F. 2015. Amanita psammolimbata, a new species from Northeastern Brazilian sand dunes. Mycosphere. 6(3):260–265. </w:t>
      </w:r>
      <w:hyperlink r:id="rId133" w:history="1">
        <w:r w:rsidRPr="009D59FB">
          <w:rPr>
            <w:rStyle w:val="Hyperlink"/>
            <w:sz w:val="24"/>
            <w:szCs w:val="24"/>
            <w:lang w:val="en-US"/>
          </w:rPr>
          <w:t>https://doi.org/10.5943/mycosphere/6/3/3</w:t>
        </w:r>
      </w:hyperlink>
    </w:p>
    <w:p w14:paraId="5BD92FA2" w14:textId="77777777" w:rsidR="009D59FB" w:rsidRPr="009D59FB" w:rsidRDefault="009D59FB" w:rsidP="009D59FB">
      <w:pPr>
        <w:spacing w:line="480" w:lineRule="auto"/>
        <w:rPr>
          <w:sz w:val="24"/>
          <w:szCs w:val="24"/>
          <w:lang w:val="es-ES"/>
        </w:rPr>
      </w:pPr>
      <w:r w:rsidRPr="009D59FB">
        <w:rPr>
          <w:sz w:val="24"/>
          <w:szCs w:val="24"/>
          <w:lang w:val="en-US"/>
        </w:rPr>
        <w:lastRenderedPageBreak/>
        <w:t xml:space="preserve">Wartchow F. 2016. Amanita viridissima (Amanitaceae, Basidiomycota), a striking new species from highlands of the semiarid region of Bahia, Brazil. </w:t>
      </w:r>
      <w:r w:rsidRPr="009D59FB">
        <w:rPr>
          <w:sz w:val="24"/>
          <w:szCs w:val="24"/>
          <w:lang w:val="es-ES"/>
        </w:rPr>
        <w:t xml:space="preserve">Plecevo. 149(2):241–248. </w:t>
      </w:r>
      <w:hyperlink r:id="rId134" w:history="1">
        <w:r w:rsidRPr="009D59FB">
          <w:rPr>
            <w:rStyle w:val="Hyperlink"/>
            <w:sz w:val="24"/>
            <w:szCs w:val="24"/>
            <w:lang w:val="es-ES"/>
          </w:rPr>
          <w:t>https://doi.org/10.5091/plecevo.2016.1198</w:t>
        </w:r>
      </w:hyperlink>
    </w:p>
    <w:p w14:paraId="36055123" w14:textId="77777777" w:rsidR="009D59FB" w:rsidRPr="00457417" w:rsidRDefault="009D59FB" w:rsidP="009D59FB">
      <w:pPr>
        <w:spacing w:line="480" w:lineRule="auto"/>
        <w:rPr>
          <w:sz w:val="24"/>
          <w:szCs w:val="24"/>
          <w:lang w:val="es-ES"/>
        </w:rPr>
      </w:pPr>
      <w:r w:rsidRPr="009D59FB">
        <w:rPr>
          <w:sz w:val="24"/>
          <w:szCs w:val="24"/>
          <w:lang w:val="es-ES"/>
        </w:rPr>
        <w:t xml:space="preserve">Wartchow F, Maia LC, Cavalcanti MADQ. 2013. </w:t>
      </w:r>
      <w:r w:rsidRPr="009D59FB">
        <w:rPr>
          <w:sz w:val="24"/>
          <w:szCs w:val="24"/>
          <w:lang w:val="en-US"/>
        </w:rPr>
        <w:t xml:space="preserve">Taxonomic studies of Amanita muscaria (L.) Lam (Amanitaceae, Agaricomycetes) and its infraspecific taxa in Brazil. </w:t>
      </w:r>
      <w:r w:rsidRPr="00457417">
        <w:rPr>
          <w:sz w:val="24"/>
          <w:szCs w:val="24"/>
          <w:lang w:val="es-ES"/>
        </w:rPr>
        <w:t xml:space="preserve">Acta Bot Bras. 27(1):31–39. </w:t>
      </w:r>
      <w:hyperlink r:id="rId135" w:history="1">
        <w:r w:rsidRPr="00457417">
          <w:rPr>
            <w:rStyle w:val="Hyperlink"/>
            <w:sz w:val="24"/>
            <w:szCs w:val="24"/>
            <w:lang w:val="es-ES"/>
          </w:rPr>
          <w:t>https://doi.org/10.1590/S0102-33062013000100005</w:t>
        </w:r>
      </w:hyperlink>
    </w:p>
    <w:p w14:paraId="05068C27" w14:textId="77777777" w:rsidR="009D59FB" w:rsidRPr="009D59FB" w:rsidRDefault="009D59FB" w:rsidP="009D59FB">
      <w:pPr>
        <w:spacing w:line="480" w:lineRule="auto"/>
        <w:rPr>
          <w:sz w:val="24"/>
          <w:szCs w:val="24"/>
          <w:lang w:val="en-US"/>
        </w:rPr>
      </w:pPr>
      <w:r w:rsidRPr="00457417">
        <w:rPr>
          <w:sz w:val="24"/>
          <w:szCs w:val="24"/>
          <w:lang w:val="es-ES"/>
        </w:rPr>
        <w:t xml:space="preserve">Waterhouse RM et al. 2018. </w:t>
      </w:r>
      <w:r w:rsidRPr="009D59FB">
        <w:rPr>
          <w:sz w:val="24"/>
          <w:szCs w:val="24"/>
          <w:lang w:val="en-US"/>
        </w:rPr>
        <w:t xml:space="preserve">BUSCO Applications from Quality Assessments to Gene Prediction and Phylogenomics. Molecular Biology and Evolution. 35(3):543–548. </w:t>
      </w:r>
      <w:hyperlink r:id="rId136" w:history="1">
        <w:r w:rsidRPr="009D59FB">
          <w:rPr>
            <w:rStyle w:val="Hyperlink"/>
            <w:sz w:val="24"/>
            <w:szCs w:val="24"/>
            <w:lang w:val="en-US"/>
          </w:rPr>
          <w:t>https://doi.org/10.1093/molbev/msx319</w:t>
        </w:r>
      </w:hyperlink>
    </w:p>
    <w:p w14:paraId="673B5EE0" w14:textId="77777777" w:rsidR="009D59FB" w:rsidRPr="009D59FB" w:rsidRDefault="009D59FB" w:rsidP="009D59FB">
      <w:pPr>
        <w:spacing w:line="480" w:lineRule="auto"/>
        <w:rPr>
          <w:sz w:val="24"/>
          <w:szCs w:val="24"/>
          <w:lang w:val="es-ES"/>
        </w:rPr>
      </w:pPr>
      <w:r w:rsidRPr="009D59FB">
        <w:rPr>
          <w:sz w:val="24"/>
          <w:szCs w:val="24"/>
          <w:lang w:val="en-US"/>
        </w:rPr>
        <w:t xml:space="preserve">Wolfe BE, Tulloss RE, Pringle A. 2012. The Irreversible Loss of a Decomposition Pathway Marks the Single Origin of an Ectomycorrhizal Symbiosis Litvintseva AP, editor. </w:t>
      </w:r>
      <w:r w:rsidRPr="009D59FB">
        <w:rPr>
          <w:sz w:val="24"/>
          <w:szCs w:val="24"/>
          <w:lang w:val="es-ES"/>
        </w:rPr>
        <w:t xml:space="preserve">PLoS ONE. 7(7):e39597. </w:t>
      </w:r>
      <w:hyperlink r:id="rId137" w:history="1">
        <w:r w:rsidRPr="009D59FB">
          <w:rPr>
            <w:rStyle w:val="Hyperlink"/>
            <w:sz w:val="24"/>
            <w:szCs w:val="24"/>
            <w:lang w:val="es-ES"/>
          </w:rPr>
          <w:t>https://doi.org/10.1371/journal.pone.0039597</w:t>
        </w:r>
      </w:hyperlink>
    </w:p>
    <w:p w14:paraId="6BB3A5BE" w14:textId="77777777" w:rsidR="009D59FB" w:rsidRPr="009D59FB" w:rsidRDefault="009D59FB" w:rsidP="009D59FB">
      <w:pPr>
        <w:spacing w:line="480" w:lineRule="auto"/>
        <w:rPr>
          <w:sz w:val="24"/>
          <w:szCs w:val="24"/>
          <w:lang w:val="en-US"/>
        </w:rPr>
      </w:pPr>
      <w:r w:rsidRPr="009D59FB">
        <w:rPr>
          <w:sz w:val="24"/>
          <w:szCs w:val="24"/>
          <w:lang w:val="es-ES"/>
        </w:rPr>
        <w:t xml:space="preserve">Zhang C, Nielsen R, Mirarab S. 2025. </w:t>
      </w:r>
      <w:r w:rsidRPr="009D59FB">
        <w:rPr>
          <w:sz w:val="24"/>
          <w:szCs w:val="24"/>
          <w:lang w:val="en-US"/>
        </w:rPr>
        <w:t xml:space="preserve">ASTER: A Package for Large-Scale Phylogenomic Reconstructions Ouangraoua A, editor. Molecular Biology and Evolution. 42(8):msaf172. </w:t>
      </w:r>
      <w:hyperlink r:id="rId138" w:history="1">
        <w:r w:rsidRPr="009D59FB">
          <w:rPr>
            <w:rStyle w:val="Hyperlink"/>
            <w:sz w:val="24"/>
            <w:szCs w:val="24"/>
            <w:lang w:val="en-US"/>
          </w:rPr>
          <w:t>https://doi.org/10.1093/molbev/msaf172</w:t>
        </w:r>
      </w:hyperlink>
    </w:p>
    <w:p w14:paraId="45D5F11A" w14:textId="5CDDCF03" w:rsidR="00506A93" w:rsidRPr="00120F42" w:rsidRDefault="00506A93">
      <w:pPr>
        <w:spacing w:line="480" w:lineRule="auto"/>
        <w:rPr>
          <w:sz w:val="24"/>
          <w:szCs w:val="24"/>
        </w:rPr>
      </w:pPr>
    </w:p>
    <w:p w14:paraId="0562CB0E" w14:textId="77777777" w:rsidR="00D25CCD" w:rsidRDefault="00D25CCD">
      <w:pPr>
        <w:spacing w:line="480" w:lineRule="auto"/>
        <w:rPr>
          <w:sz w:val="24"/>
          <w:szCs w:val="24"/>
        </w:rPr>
      </w:pPr>
    </w:p>
    <w:p w14:paraId="768D1A03" w14:textId="77777777" w:rsidR="00506A93" w:rsidRDefault="00506A93">
      <w:pPr>
        <w:spacing w:line="480" w:lineRule="auto"/>
        <w:rPr>
          <w:sz w:val="24"/>
          <w:szCs w:val="24"/>
        </w:rPr>
      </w:pPr>
    </w:p>
    <w:p w14:paraId="41E643D4" w14:textId="77777777" w:rsidR="00506A93" w:rsidRDefault="00506A93">
      <w:pPr>
        <w:spacing w:line="480" w:lineRule="auto"/>
        <w:rPr>
          <w:sz w:val="24"/>
          <w:szCs w:val="24"/>
        </w:rPr>
      </w:pPr>
    </w:p>
    <w:p w14:paraId="32D2A26E" w14:textId="77777777" w:rsidR="00506A93" w:rsidRDefault="00506A93">
      <w:pPr>
        <w:spacing w:line="480" w:lineRule="auto"/>
        <w:rPr>
          <w:sz w:val="24"/>
          <w:szCs w:val="24"/>
        </w:rPr>
      </w:pPr>
    </w:p>
    <w:p w14:paraId="6BEAC520" w14:textId="77777777" w:rsidR="00506A93" w:rsidRDefault="00506A93">
      <w:pPr>
        <w:spacing w:line="480" w:lineRule="auto"/>
        <w:rPr>
          <w:sz w:val="24"/>
          <w:szCs w:val="24"/>
        </w:rPr>
      </w:pPr>
    </w:p>
    <w:p w14:paraId="660F0CBA" w14:textId="77777777" w:rsidR="00506A93" w:rsidRDefault="00506A93">
      <w:pPr>
        <w:spacing w:line="480" w:lineRule="auto"/>
        <w:rPr>
          <w:sz w:val="24"/>
          <w:szCs w:val="24"/>
        </w:rPr>
      </w:pPr>
    </w:p>
    <w:p w14:paraId="5A8962EF" w14:textId="14FBA310" w:rsidR="00506A93" w:rsidRPr="00506A93" w:rsidRDefault="00506A93">
      <w:pPr>
        <w:spacing w:line="480" w:lineRule="auto"/>
        <w:rPr>
          <w:b/>
          <w:bCs/>
          <w:sz w:val="24"/>
          <w:szCs w:val="24"/>
        </w:rPr>
      </w:pPr>
      <w:r>
        <w:rPr>
          <w:b/>
          <w:bCs/>
          <w:sz w:val="24"/>
          <w:szCs w:val="24"/>
        </w:rPr>
        <w:t>LEGENDS and FOOTNOTES</w:t>
      </w:r>
    </w:p>
    <w:sectPr w:rsidR="00506A93" w:rsidRPr="00506A93">
      <w:headerReference w:type="default" r:id="rId139"/>
      <w:pgSz w:w="12240" w:h="15840"/>
      <w:pgMar w:top="1440" w:right="1440" w:bottom="1440" w:left="1440" w:header="720" w:footer="720" w:gutter="0"/>
      <w:lnNumType w:countBy="1" w:restart="continuous"/>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e Pringle" w:date="2026-06-02T09:16:00Z" w:initials="AP">
    <w:p w14:paraId="0BD771EC" w14:textId="77777777" w:rsidR="00506A93" w:rsidRDefault="00506A93" w:rsidP="00DA4D6B">
      <w:r>
        <w:rPr>
          <w:rStyle w:val="CommentReference"/>
        </w:rPr>
        <w:annotationRef/>
      </w:r>
      <w:r>
        <w:rPr>
          <w:sz w:val="20"/>
          <w:szCs w:val="20"/>
        </w:rPr>
        <w:t>key words are listed twice and they are somewhat different from each other</w:t>
      </w:r>
    </w:p>
  </w:comment>
  <w:comment w:id="4" w:author="Anne Pringle" w:date="2026-09-02T09:24:00Z" w:initials="AP">
    <w:p w14:paraId="446EED3E" w14:textId="77777777" w:rsidR="00216529" w:rsidRDefault="00216529" w:rsidP="00216529">
      <w:r>
        <w:rPr>
          <w:rStyle w:val="CommentReference"/>
        </w:rPr>
        <w:annotationRef/>
      </w:r>
      <w:r>
        <w:rPr>
          <w:sz w:val="20"/>
          <w:szCs w:val="20"/>
        </w:rPr>
        <w:t>the lab thinks this takes a dash</w:t>
      </w:r>
    </w:p>
  </w:comment>
  <w:comment w:id="5" w:author="Anne Pringle" w:date="2026-09-02T09:10:00Z" w:initials="AP">
    <w:p w14:paraId="0997B783" w14:textId="77777777" w:rsidR="002231B2" w:rsidRDefault="002231B2" w:rsidP="002231B2">
      <w:r>
        <w:rPr>
          <w:rStyle w:val="CommentReference"/>
        </w:rPr>
        <w:annotationRef/>
      </w:r>
      <w:r>
        <w:rPr>
          <w:sz w:val="20"/>
          <w:szCs w:val="20"/>
        </w:rPr>
        <w:t xml:space="preserve">this is a bit cheeky feel free to ignore </w:t>
      </w:r>
    </w:p>
  </w:comment>
  <w:comment w:id="6" w:author="Anne Pringle" w:date="2026-06-02T09:20:00Z" w:initials="AP">
    <w:p w14:paraId="73598F6F" w14:textId="77777777" w:rsidR="00182224" w:rsidRDefault="00182224" w:rsidP="00182224">
      <w:r>
        <w:rPr>
          <w:rStyle w:val="CommentReference"/>
        </w:rPr>
        <w:annotationRef/>
      </w:r>
      <w:r>
        <w:rPr>
          <w:sz w:val="20"/>
          <w:szCs w:val="20"/>
        </w:rPr>
        <w:t>this last sentence is really the conclusion</w:t>
      </w:r>
    </w:p>
  </w:comment>
  <w:comment w:id="8" w:author="Anne Pringle" w:date="2026-06-02T09:22:00Z" w:initials="AP">
    <w:p w14:paraId="3ED1FC8A" w14:textId="77777777" w:rsidR="00182224" w:rsidRDefault="00182224" w:rsidP="00182224">
      <w:r>
        <w:rPr>
          <w:rStyle w:val="CommentReference"/>
        </w:rPr>
        <w:annotationRef/>
      </w:r>
      <w:r>
        <w:rPr>
          <w:sz w:val="20"/>
          <w:szCs w:val="20"/>
        </w:rPr>
        <w:t xml:space="preserve">please cite:  </w:t>
      </w:r>
      <w:hyperlink r:id="rId1" w:history="1">
        <w:r w:rsidRPr="00996DBD">
          <w:rPr>
            <w:rStyle w:val="Hyperlink"/>
            <w:sz w:val="20"/>
            <w:szCs w:val="20"/>
          </w:rPr>
          <w:t>https://www.sciencedirect.com/science/article/pii/S1754504823000752</w:t>
        </w:r>
      </w:hyperlink>
    </w:p>
  </w:comment>
  <w:comment w:id="7" w:author="Anne Pringle" w:date="2026-09-02T09:14:00Z" w:initials="AP">
    <w:p w14:paraId="0B85D3F9" w14:textId="77777777" w:rsidR="003447A7" w:rsidRDefault="003447A7" w:rsidP="003447A7">
      <w:r>
        <w:rPr>
          <w:rStyle w:val="CommentReference"/>
        </w:rPr>
        <w:annotationRef/>
      </w:r>
      <w:r>
        <w:rPr>
          <w:sz w:val="20"/>
          <w:szCs w:val="20"/>
        </w:rPr>
        <w:t>citing Jacob's paper on these two species would be appropriate here?</w:t>
      </w:r>
    </w:p>
  </w:comment>
  <w:comment w:id="9" w:author="Anne Pringle" w:date="2026-06-02T11:12:00Z" w:initials="AP">
    <w:p w14:paraId="4161A437" w14:textId="77777777" w:rsidR="00A11424" w:rsidRDefault="00A11424" w:rsidP="00A11424">
      <w:r>
        <w:rPr>
          <w:rStyle w:val="CommentReference"/>
        </w:rPr>
        <w:annotationRef/>
      </w:r>
      <w:r>
        <w:rPr>
          <w:sz w:val="20"/>
          <w:szCs w:val="20"/>
        </w:rPr>
        <w:t>I printed this out to make comments.</w:t>
      </w:r>
    </w:p>
  </w:comment>
  <w:comment w:id="10" w:author="Anne Pringle" w:date="2026-09-02T09:26:00Z" w:initials="AP">
    <w:p w14:paraId="35E2B381" w14:textId="77777777" w:rsidR="00216529" w:rsidRDefault="00216529" w:rsidP="00216529">
      <w:r>
        <w:rPr>
          <w:rStyle w:val="CommentReference"/>
        </w:rPr>
        <w:annotationRef/>
      </w:r>
      <w:r>
        <w:rPr>
          <w:sz w:val="20"/>
          <w:szCs w:val="20"/>
        </w:rPr>
        <w:t>aargh - I really think we have to split this figure. It's jarring to see the findings right away. I'll explain this in the email I send back to you.</w:t>
      </w:r>
    </w:p>
  </w:comment>
  <w:comment w:id="11" w:author="Jason Raiti" w:date="2026-07-16T04:56:00Z" w:initials="JR">
    <w:p w14:paraId="4F9E55DC" w14:textId="77777777" w:rsidR="00193D35" w:rsidRDefault="00193D35" w:rsidP="00193D35">
      <w:pPr>
        <w:pStyle w:val="CommentText"/>
      </w:pPr>
      <w:r>
        <w:rPr>
          <w:rStyle w:val="CommentReference"/>
        </w:rPr>
        <w:annotationRef/>
      </w:r>
      <w:r>
        <w:t>I think this paper is good to lead with because it makes the point linking trophic mode and size/shape most directly</w:t>
      </w:r>
    </w:p>
  </w:comment>
  <w:comment w:id="12" w:author="Anne Pringle" w:date="2026-09-02T09:31:00Z" w:initials="AP">
    <w:p w14:paraId="5896B5D9" w14:textId="77777777" w:rsidR="00B02B54" w:rsidRDefault="00B02B54" w:rsidP="00B02B54">
      <w:r>
        <w:rPr>
          <w:rStyle w:val="CommentReference"/>
        </w:rPr>
        <w:annotationRef/>
      </w:r>
      <w:r>
        <w:rPr>
          <w:sz w:val="20"/>
          <w:szCs w:val="20"/>
        </w:rPr>
        <w:t>good - the sentence above is the lead sentence, correct, not a one-sentence paragraph?</w:t>
      </w:r>
    </w:p>
  </w:comment>
  <w:comment w:id="13" w:author="Jason Raiti" w:date="2026-09-26T11:49:00Z" w:initials="JR">
    <w:p w14:paraId="44E161C2" w14:textId="77777777" w:rsidR="00390A50" w:rsidRDefault="00390A50" w:rsidP="00390A50">
      <w:pPr>
        <w:pStyle w:val="CommentText"/>
      </w:pPr>
      <w:r>
        <w:rPr>
          <w:rStyle w:val="CommentReference"/>
        </w:rPr>
        <w:annotationRef/>
      </w:r>
      <w:r>
        <w:t>Yes</w:t>
      </w:r>
    </w:p>
    <w:p w14:paraId="292AF264" w14:textId="77777777" w:rsidR="00390A50" w:rsidRDefault="00390A50" w:rsidP="00390A50">
      <w:pPr>
        <w:pStyle w:val="CommentText"/>
      </w:pPr>
      <w:r>
        <w:br/>
      </w:r>
    </w:p>
  </w:comment>
  <w:comment w:id="14" w:author="Anne Pringle" w:date="2026-06-02T11:16:00Z" w:initials="AP">
    <w:p w14:paraId="6E0D0582" w14:textId="77777777" w:rsidR="00A11424" w:rsidRDefault="00A11424" w:rsidP="00A11424">
      <w:r>
        <w:rPr>
          <w:rStyle w:val="CommentReference"/>
        </w:rPr>
        <w:annotationRef/>
      </w:r>
      <w:r>
        <w:rPr>
          <w:sz w:val="20"/>
          <w:szCs w:val="20"/>
        </w:rPr>
        <w:t>Shape is not discussed?</w:t>
      </w:r>
    </w:p>
  </w:comment>
  <w:comment w:id="15" w:author="Jason Raiti" w:date="2026-07-16T04:57:00Z" w:initials="JR">
    <w:p w14:paraId="0A6E14C2" w14:textId="77777777" w:rsidR="00193D35" w:rsidRDefault="00193D35" w:rsidP="00193D35">
      <w:pPr>
        <w:pStyle w:val="CommentText"/>
      </w:pPr>
      <w:r>
        <w:rPr>
          <w:rStyle w:val="CommentReference"/>
        </w:rPr>
        <w:annotationRef/>
      </w:r>
      <w:r>
        <w:t>Study on polypores, linking large size to round shape</w:t>
      </w:r>
    </w:p>
  </w:comment>
  <w:comment w:id="16" w:author="Anne Pringle" w:date="2026-06-02T11:17:00Z" w:initials="AP">
    <w:p w14:paraId="2F842C6C" w14:textId="77777777" w:rsidR="00A11424" w:rsidRDefault="00A11424" w:rsidP="00A11424">
      <w:r>
        <w:rPr>
          <w:rStyle w:val="CommentReference"/>
        </w:rPr>
        <w:annotationRef/>
      </w:r>
      <w:r>
        <w:rPr>
          <w:sz w:val="20"/>
          <w:szCs w:val="20"/>
        </w:rPr>
        <w:t>Would Pehim Limbu et al. 2025 be something to add?</w:t>
      </w:r>
    </w:p>
  </w:comment>
  <w:comment w:id="17" w:author="Jason Raiti" w:date="2026-07-16T04:58:00Z" w:initials="JR">
    <w:p w14:paraId="772D236A" w14:textId="77777777" w:rsidR="00193D35" w:rsidRDefault="00193D35" w:rsidP="00193D35">
      <w:pPr>
        <w:pStyle w:val="CommentText"/>
      </w:pPr>
      <w:r>
        <w:rPr>
          <w:rStyle w:val="CommentReference"/>
        </w:rPr>
        <w:annotationRef/>
      </w:r>
      <w:r>
        <w:t>Talks about higher resource warm areas associated with bigger spores but in amf</w:t>
      </w:r>
    </w:p>
  </w:comment>
  <w:comment w:id="18" w:author="Jason Raiti" w:date="2026-07-16T04:59:00Z" w:initials="JR">
    <w:p w14:paraId="627F8ED5" w14:textId="77777777" w:rsidR="00193D35" w:rsidRDefault="00193D35" w:rsidP="00193D35">
      <w:pPr>
        <w:pStyle w:val="CommentText"/>
      </w:pPr>
      <w:r>
        <w:rPr>
          <w:rStyle w:val="CommentReference"/>
        </w:rPr>
        <w:annotationRef/>
      </w:r>
      <w:r>
        <w:t>Bassler links with fruit body size</w:t>
      </w:r>
    </w:p>
  </w:comment>
  <w:comment w:id="19" w:author="Anne Pringle" w:date="2026-06-02T09:59:00Z" w:initials="AP">
    <w:p w14:paraId="45167C71" w14:textId="77777777" w:rsidR="00AB5E9B" w:rsidRDefault="00AB5E9B" w:rsidP="00AB5E9B">
      <w:r>
        <w:rPr>
          <w:rStyle w:val="CommentReference"/>
        </w:rPr>
        <w:annotationRef/>
      </w:r>
      <w:r>
        <w:rPr>
          <w:sz w:val="20"/>
          <w:szCs w:val="20"/>
        </w:rPr>
        <w:t>in reading Kauserud et al. 2011, I see nothing about UV stress - am I missing something?</w:t>
      </w:r>
    </w:p>
  </w:comment>
  <w:comment w:id="20" w:author="Anne Pringle" w:date="2026-06-02T10:19:00Z" w:initials="AP">
    <w:p w14:paraId="4F5C986C" w14:textId="77777777" w:rsidR="003043B9" w:rsidRDefault="003043B9" w:rsidP="003043B9">
      <w:r>
        <w:rPr>
          <w:rStyle w:val="CommentReference"/>
        </w:rPr>
        <w:annotationRef/>
      </w:r>
      <w:r>
        <w:rPr>
          <w:sz w:val="20"/>
          <w:szCs w:val="20"/>
        </w:rPr>
        <w:t>this paper isn't about spores, really, it's about sporocarps? I tried to make this less tied to a particular paper and more about general ideas.</w:t>
      </w:r>
    </w:p>
  </w:comment>
  <w:comment w:id="21" w:author="Anne Pringle" w:date="2026-06-02T10:05:00Z" w:initials="AP">
    <w:p w14:paraId="7518507D" w14:textId="77777777" w:rsidR="00102008" w:rsidRDefault="00102008" w:rsidP="00102008">
      <w:r>
        <w:rPr>
          <w:rStyle w:val="CommentReference"/>
        </w:rPr>
        <w:annotationRef/>
      </w:r>
      <w:r>
        <w:rPr>
          <w:sz w:val="20"/>
          <w:szCs w:val="20"/>
        </w:rPr>
        <w:t xml:space="preserve">please add </w:t>
      </w:r>
      <w:hyperlink r:id="rId2" w:history="1">
        <w:r w:rsidRPr="009C1D84">
          <w:rPr>
            <w:rStyle w:val="Hyperlink"/>
            <w:sz w:val="20"/>
            <w:szCs w:val="20"/>
          </w:rPr>
          <w:t>https://www.tandfonline.com/doi/full/10.1080/00275514.2020.1823175</w:t>
        </w:r>
      </w:hyperlink>
    </w:p>
  </w:comment>
  <w:comment w:id="22" w:author="Anne Pringle" w:date="2026-09-02T09:40:00Z" w:initials="AP">
    <w:p w14:paraId="7BF9E800" w14:textId="77777777" w:rsidR="00905899" w:rsidRDefault="00905899" w:rsidP="00905899">
      <w:r>
        <w:rPr>
          <w:rStyle w:val="CommentReference"/>
        </w:rPr>
        <w:annotationRef/>
      </w:r>
      <w:r>
        <w:rPr>
          <w:sz w:val="20"/>
          <w:szCs w:val="20"/>
        </w:rPr>
        <w:t>A reviewer may complain the paragraph is too long but if so we can fix it later</w:t>
      </w:r>
    </w:p>
  </w:comment>
  <w:comment w:id="23" w:author="Anne Pringle" w:date="2026-06-02T11:24:00Z" w:initials="AP">
    <w:p w14:paraId="536CC300" w14:textId="77777777" w:rsidR="003B32C2" w:rsidRDefault="003B32C2" w:rsidP="003B32C2">
      <w:r>
        <w:rPr>
          <w:rStyle w:val="CommentReference"/>
        </w:rPr>
        <w:annotationRef/>
      </w:r>
      <w:r>
        <w:rPr>
          <w:sz w:val="20"/>
          <w:szCs w:val="20"/>
        </w:rPr>
        <w:t>Now double check what you've written above to be sure it touches on/supports all of these points.</w:t>
      </w:r>
    </w:p>
  </w:comment>
  <w:comment w:id="24" w:author="Jason Raiti" w:date="2026-07-16T04:51:00Z" w:initials="JR">
    <w:p w14:paraId="2C384AA3" w14:textId="77777777" w:rsidR="009955B7" w:rsidRDefault="009955B7" w:rsidP="009955B7">
      <w:pPr>
        <w:pStyle w:val="CommentText"/>
      </w:pPr>
      <w:r>
        <w:rPr>
          <w:rStyle w:val="CommentReference"/>
        </w:rPr>
        <w:annotationRef/>
      </w:r>
      <w:r>
        <w:t>I believe it does. I spent a bunch of time to clean up figure one as well such that it now only reflects specific and clear claims/findings/hypotheses put forward in each paper- I took out two papers that were tangentially related. I will explain more in the email.</w:t>
      </w:r>
    </w:p>
  </w:comment>
  <w:comment w:id="25" w:author="Jason Raiti" w:date="2026-07-16T04:54:00Z" w:initials="JR">
    <w:p w14:paraId="2C126A11" w14:textId="77777777" w:rsidR="00193D35" w:rsidRDefault="00193D35" w:rsidP="00193D35">
      <w:pPr>
        <w:pStyle w:val="CommentText"/>
      </w:pPr>
      <w:r>
        <w:rPr>
          <w:rStyle w:val="CommentReference"/>
        </w:rPr>
        <w:annotationRef/>
      </w:r>
      <w:r>
        <w:t>I tried to think how to work in the tulloss paper I found as well, but the claims are so speculative and the paragraph as is I think makes the point… I opted to leave it out for clarity sake</w:t>
      </w:r>
    </w:p>
  </w:comment>
  <w:comment w:id="26" w:author="Anne Pringle" w:date="2026-09-02T09:41:00Z" w:initials="AP">
    <w:p w14:paraId="20CEB9B0" w14:textId="77777777" w:rsidR="00905899" w:rsidRDefault="00905899" w:rsidP="00905899">
      <w:r>
        <w:rPr>
          <w:rStyle w:val="CommentReference"/>
        </w:rPr>
        <w:annotationRef/>
      </w:r>
      <w:r>
        <w:rPr>
          <w:sz w:val="20"/>
          <w:szCs w:val="20"/>
        </w:rPr>
        <w:t>fine. knowing Rod and having read a lot of his work, this makes sense</w:t>
      </w:r>
    </w:p>
  </w:comment>
  <w:comment w:id="27" w:author="Anne Pringle" w:date="2026-06-02T10:25:00Z" w:initials="AP">
    <w:p w14:paraId="09C0EC95" w14:textId="77777777" w:rsidR="007938A6" w:rsidRDefault="007938A6" w:rsidP="007938A6">
      <w:r>
        <w:rPr>
          <w:rStyle w:val="CommentReference"/>
        </w:rPr>
        <w:annotationRef/>
      </w:r>
      <w:r>
        <w:rPr>
          <w:sz w:val="20"/>
          <w:szCs w:val="20"/>
        </w:rPr>
        <w:t>survival happens across release, transport, deposition, etc.</w:t>
      </w:r>
    </w:p>
  </w:comment>
  <w:comment w:id="28" w:author="Anne Pringle" w:date="2026-06-02T11:30:00Z" w:initials="AP">
    <w:p w14:paraId="322FFF13" w14:textId="77777777" w:rsidR="003B32C2" w:rsidRDefault="003B32C2" w:rsidP="003B32C2">
      <w:r>
        <w:rPr>
          <w:rStyle w:val="CommentReference"/>
        </w:rPr>
        <w:annotationRef/>
      </w:r>
      <w:r>
        <w:rPr>
          <w:sz w:val="20"/>
          <w:szCs w:val="20"/>
        </w:rPr>
        <w:t>genetic drift is another force which could cause spurious correlations and so I changed i.e. to e.g.</w:t>
      </w:r>
    </w:p>
  </w:comment>
  <w:comment w:id="29" w:author="Anne Pringle" w:date="2026-06-02T12:21:00Z" w:initials="AP">
    <w:p w14:paraId="7FB588EB" w14:textId="77777777" w:rsidR="007A3A69" w:rsidRDefault="007A3A69" w:rsidP="007A3A69">
      <w:r>
        <w:rPr>
          <w:rStyle w:val="CommentReference"/>
        </w:rPr>
        <w:annotationRef/>
      </w:r>
      <w:r>
        <w:rPr>
          <w:sz w:val="20"/>
          <w:szCs w:val="20"/>
        </w:rPr>
        <w:t>altho this language is often used, in truth the lineages diverged from each other at the same time (by definition) and so neither is early diverging</w:t>
      </w:r>
    </w:p>
  </w:comment>
  <w:comment w:id="30" w:author="Anne Pringle" w:date="2026-09-02T09:53:00Z" w:initials="AP">
    <w:p w14:paraId="34DFE40E" w14:textId="77777777" w:rsidR="0019367E" w:rsidRDefault="0019367E" w:rsidP="0019367E">
      <w:r>
        <w:rPr>
          <w:rStyle w:val="CommentReference"/>
        </w:rPr>
        <w:annotationRef/>
      </w:r>
      <w:r>
        <w:rPr>
          <w:sz w:val="20"/>
          <w:szCs w:val="20"/>
        </w:rPr>
        <w:t>used this word so that this paragraph (which talks about 3 things) does not jar with the last paragraph (which talks about 5 things)</w:t>
      </w:r>
    </w:p>
  </w:comment>
  <w:comment w:id="32" w:author="Anne Pringle" w:date="2026-09-02T09:52:00Z" w:initials="AP">
    <w:p w14:paraId="24E3E0AA" w14:textId="77777777" w:rsidR="0019367E" w:rsidRDefault="0019367E" w:rsidP="0019367E">
      <w:r>
        <w:rPr>
          <w:rStyle w:val="CommentReference"/>
        </w:rPr>
        <w:annotationRef/>
      </w:r>
      <w:r>
        <w:rPr>
          <w:sz w:val="20"/>
          <w:szCs w:val="20"/>
        </w:rPr>
        <w:t>deleted the boundary layer phrase because not escaping the BL=being trapped inside the mushroom, even spores depositing rapidly have technically escaped the boundary layer around the mushroom</w:t>
      </w:r>
    </w:p>
  </w:comment>
  <w:comment w:id="33" w:author="Jason Raiti" w:date="2026-07-16T05:07:00Z" w:initials="JR">
    <w:p w14:paraId="717566AD" w14:textId="77777777" w:rsidR="009B0F43" w:rsidRDefault="009B0F43" w:rsidP="009B0F43">
      <w:pPr>
        <w:pStyle w:val="CommentText"/>
      </w:pPr>
      <w:r>
        <w:rPr>
          <w:rStyle w:val="CommentReference"/>
        </w:rPr>
        <w:annotationRef/>
      </w:r>
      <w:r>
        <w:t>Found the original publication where ingold proposes this as the driving mechanism behind spore morphology</w:t>
      </w:r>
    </w:p>
  </w:comment>
  <w:comment w:id="34" w:author="Anne Pringle" w:date="2026-09-02T09:49:00Z" w:initials="AP">
    <w:p w14:paraId="773379C7" w14:textId="77777777" w:rsidR="0019367E" w:rsidRDefault="0019367E" w:rsidP="0019367E">
      <w:r>
        <w:rPr>
          <w:rStyle w:val="CommentReference"/>
        </w:rPr>
        <w:annotationRef/>
      </w:r>
      <w:r>
        <w:rPr>
          <w:sz w:val="20"/>
          <w:szCs w:val="20"/>
        </w:rPr>
        <w:t>lovely</w:t>
      </w:r>
    </w:p>
  </w:comment>
  <w:comment w:id="38" w:author="Anne Pringle" w:date="2026-06-02T09:40:00Z" w:initials="AP">
    <w:p w14:paraId="5048DD8F" w14:textId="77777777" w:rsidR="00AE5454" w:rsidRDefault="00AE5454" w:rsidP="00AE5454">
      <w:r>
        <w:rPr>
          <w:rStyle w:val="CommentReference"/>
        </w:rPr>
        <w:annotationRef/>
      </w:r>
      <w:r>
        <w:rPr>
          <w:sz w:val="20"/>
          <w:szCs w:val="20"/>
        </w:rPr>
        <w:t>Are these questions in the order we explore/ answer them? The last question isn't as precise as the others.</w:t>
      </w:r>
    </w:p>
  </w:comment>
  <w:comment w:id="39" w:author="Anne Pringle" w:date="2026-06-08T11:40:00Z" w:initials="AP">
    <w:p w14:paraId="64F36B95" w14:textId="77777777" w:rsidR="0078729B" w:rsidRDefault="0078729B" w:rsidP="0078729B">
      <w:r>
        <w:rPr>
          <w:rStyle w:val="CommentReference"/>
        </w:rPr>
        <w:annotationRef/>
      </w:r>
      <w:r>
        <w:rPr>
          <w:sz w:val="20"/>
          <w:szCs w:val="20"/>
        </w:rPr>
        <w:t>ok order is good! last question is vague though</w:t>
      </w:r>
    </w:p>
  </w:comment>
  <w:comment w:id="40" w:author="Jason Raiti" w:date="2026-07-16T05:08:00Z" w:initials="JR">
    <w:p w14:paraId="478E8F10" w14:textId="77777777" w:rsidR="009B0F43" w:rsidRDefault="009B0F43" w:rsidP="009B0F43">
      <w:pPr>
        <w:pStyle w:val="CommentText"/>
      </w:pPr>
      <w:r>
        <w:rPr>
          <w:rStyle w:val="CommentReference"/>
        </w:rPr>
        <w:annotationRef/>
      </w:r>
      <w:r>
        <w:t>I think it is ok, any less vague becomes bogged down in jargon</w:t>
      </w:r>
    </w:p>
  </w:comment>
  <w:comment w:id="41" w:author="Anne Pringle" w:date="2026-09-02T09:55:00Z" w:initials="AP">
    <w:p w14:paraId="30F06B30" w14:textId="77777777" w:rsidR="006A66ED" w:rsidRDefault="006A66ED" w:rsidP="006A66ED">
      <w:r>
        <w:rPr>
          <w:rStyle w:val="CommentReference"/>
        </w:rPr>
        <w:annotationRef/>
      </w:r>
      <w:r>
        <w:rPr>
          <w:sz w:val="20"/>
          <w:szCs w:val="20"/>
        </w:rPr>
        <w:t>ok</w:t>
      </w:r>
    </w:p>
  </w:comment>
  <w:comment w:id="42" w:author="Anne Pringle" w:date="2026-06-05T10:43:00Z" w:initials="AP">
    <w:p w14:paraId="178C31A2" w14:textId="77777777" w:rsidR="00206B48" w:rsidRDefault="00206B48" w:rsidP="00206B48">
      <w:r>
        <w:rPr>
          <w:rStyle w:val="CommentReference"/>
        </w:rPr>
        <w:annotationRef/>
      </w:r>
      <w:r>
        <w:rPr>
          <w:sz w:val="20"/>
          <w:szCs w:val="20"/>
        </w:rPr>
        <w:t>this sentence was buried much later... it needs to be said right up front</w:t>
      </w:r>
    </w:p>
  </w:comment>
  <w:comment w:id="43" w:author="Anne Pringle" w:date="2026-06-02T13:12:00Z" w:initials="AP">
    <w:p w14:paraId="6D3319E1" w14:textId="77777777" w:rsidR="009E6C1A" w:rsidRDefault="009E6C1A" w:rsidP="009E6C1A">
      <w:r>
        <w:rPr>
          <w:rStyle w:val="CommentReference"/>
        </w:rPr>
        <w:annotationRef/>
      </w:r>
      <w:r>
        <w:rPr>
          <w:sz w:val="20"/>
          <w:szCs w:val="20"/>
        </w:rPr>
        <w:t>everyone will understand how e.g. collection locations were compiled. But how were drawings or photographs compiled? And were there any photographs?  I found "illustration/image" vague.</w:t>
      </w:r>
    </w:p>
  </w:comment>
  <w:comment w:id="44" w:author="Jason Raiti" w:date="2026-07-16T05:36:00Z" w:initials="JR">
    <w:p w14:paraId="7FE4C242" w14:textId="77777777" w:rsidR="007C7FA1" w:rsidRDefault="007C7FA1" w:rsidP="007C7FA1">
      <w:pPr>
        <w:pStyle w:val="CommentText"/>
      </w:pPr>
      <w:r>
        <w:rPr>
          <w:rStyle w:val="CommentReference"/>
        </w:rPr>
        <w:annotationRef/>
      </w:r>
      <w:r>
        <w:t>Moved mention of R version to first mention of R package</w:t>
      </w:r>
    </w:p>
  </w:comment>
  <w:comment w:id="45" w:author="Anne Pringle" w:date="2026-06-05T09:34:00Z" w:initials="AP">
    <w:p w14:paraId="26FAF70C" w14:textId="77777777" w:rsidR="00B52143" w:rsidRDefault="00B52143" w:rsidP="00B52143">
      <w:r>
        <w:rPr>
          <w:rStyle w:val="CommentReference"/>
        </w:rPr>
        <w:annotationRef/>
      </w:r>
      <w:r>
        <w:rPr>
          <w:sz w:val="20"/>
          <w:szCs w:val="20"/>
        </w:rPr>
        <w:t>I feel this must be the right order - shall we check with Ricardo?</w:t>
      </w:r>
    </w:p>
  </w:comment>
  <w:comment w:id="46" w:author="Jason Raiti" w:date="2026-07-16T05:13:00Z" w:initials="JR">
    <w:p w14:paraId="7A2DF477" w14:textId="77777777" w:rsidR="00960242" w:rsidRDefault="00960242" w:rsidP="00960242">
      <w:pPr>
        <w:pStyle w:val="CommentText"/>
      </w:pPr>
      <w:r>
        <w:rPr>
          <w:rStyle w:val="CommentReference"/>
        </w:rPr>
        <w:annotationRef/>
      </w:r>
      <w:r>
        <w:t>Changing phrasing to avoid later confusion about volume/size being added back in</w:t>
      </w:r>
    </w:p>
  </w:comment>
  <w:comment w:id="47" w:author="Anne Pringle" w:date="2026-06-05T09:42:00Z" w:initials="AP">
    <w:p w14:paraId="0D4E33B2" w14:textId="77777777" w:rsidR="00F420B9" w:rsidRDefault="00F420B9" w:rsidP="00F420B9">
      <w:r>
        <w:rPr>
          <w:rStyle w:val="CommentReference"/>
        </w:rPr>
        <w:annotationRef/>
      </w:r>
      <w:r>
        <w:rPr>
          <w:sz w:val="20"/>
          <w:szCs w:val="20"/>
        </w:rPr>
        <w:t>This doesn't make sense as you'd said you'd accounted for relative size, above?</w:t>
      </w:r>
    </w:p>
  </w:comment>
  <w:comment w:id="49" w:author="Anne Pringle" w:date="2026-09-02T15:05:00Z" w:initials="AP">
    <w:p w14:paraId="60340FD3" w14:textId="77777777" w:rsidR="00B97498" w:rsidRDefault="00B97498" w:rsidP="00B97498">
      <w:r>
        <w:rPr>
          <w:rStyle w:val="CommentReference"/>
        </w:rPr>
        <w:annotationRef/>
      </w:r>
      <w:r>
        <w:rPr>
          <w:sz w:val="20"/>
          <w:szCs w:val="20"/>
        </w:rPr>
        <w:t>around instead of on because you collected for more than one day (more than the collection date)</w:t>
      </w:r>
    </w:p>
  </w:comment>
  <w:comment w:id="50" w:author="Anne Pringle" w:date="2026-09-02T15:07:00Z" w:initials="AP">
    <w:p w14:paraId="222AE24B" w14:textId="77777777" w:rsidR="00B97498" w:rsidRDefault="00B97498" w:rsidP="00B97498">
      <w:r>
        <w:rPr>
          <w:rStyle w:val="CommentReference"/>
        </w:rPr>
        <w:annotationRef/>
      </w:r>
      <w:r>
        <w:rPr>
          <w:sz w:val="20"/>
          <w:szCs w:val="20"/>
        </w:rPr>
        <w:t>or "on and before"?</w:t>
      </w:r>
    </w:p>
  </w:comment>
  <w:comment w:id="51" w:author="Anne Pringle" w:date="2026-06-08T11:25:00Z" w:initials="AP">
    <w:p w14:paraId="27E5AB96" w14:textId="77777777" w:rsidR="0078729B" w:rsidRDefault="0078729B" w:rsidP="0078729B">
      <w:r>
        <w:rPr>
          <w:rStyle w:val="CommentReference"/>
        </w:rPr>
        <w:annotationRef/>
      </w:r>
      <w:r>
        <w:rPr>
          <w:sz w:val="20"/>
          <w:szCs w:val="20"/>
        </w:rPr>
        <w:t>in the figure legend (figure 5) you talk about holotypes, but there is nothing in this M&amp;M about holotypes...?</w:t>
      </w:r>
    </w:p>
  </w:comment>
  <w:comment w:id="52" w:author="Anne Pringle" w:date="2026-06-05T09:42:00Z" w:initials="AP">
    <w:p w14:paraId="14EBB159" w14:textId="77777777" w:rsidR="00F420B9" w:rsidRDefault="00F420B9" w:rsidP="00F420B9">
      <w:r>
        <w:rPr>
          <w:rStyle w:val="CommentReference"/>
        </w:rPr>
        <w:annotationRef/>
      </w:r>
      <w:r>
        <w:rPr>
          <w:sz w:val="20"/>
          <w:szCs w:val="20"/>
        </w:rPr>
        <w:t>I don't understand this?</w:t>
      </w:r>
    </w:p>
  </w:comment>
  <w:comment w:id="53" w:author="Jason Raiti" w:date="2026-07-16T05:16:00Z" w:initials="JR">
    <w:p w14:paraId="78621017" w14:textId="77777777" w:rsidR="00960242" w:rsidRDefault="00960242" w:rsidP="00960242">
      <w:pPr>
        <w:pStyle w:val="CommentText"/>
      </w:pPr>
      <w:r>
        <w:rPr>
          <w:rStyle w:val="CommentReference"/>
        </w:rPr>
        <w:annotationRef/>
      </w:r>
      <w:r>
        <w:t xml:space="preserve">Hope this makes it clearer- essentially, if it was raining so much to be dangerous, we did not use that as it skews the data heavily </w:t>
      </w:r>
    </w:p>
  </w:comment>
  <w:comment w:id="54" w:author="Anne Pringle" w:date="2026-06-05T09:47:00Z" w:initials="AP">
    <w:p w14:paraId="26C0B6AE" w14:textId="77777777" w:rsidR="00F420B9" w:rsidRDefault="00F420B9" w:rsidP="00F420B9">
      <w:r>
        <w:rPr>
          <w:rStyle w:val="CommentReference"/>
        </w:rPr>
        <w:annotationRef/>
      </w:r>
      <w:r>
        <w:rPr>
          <w:sz w:val="20"/>
          <w:szCs w:val="20"/>
        </w:rPr>
        <w:t>this might need a little more explanation and you  haven't yet explained enough for a reader to understand "overlapping phylogenetic and morphometric data"</w:t>
      </w:r>
    </w:p>
  </w:comment>
  <w:comment w:id="55" w:author="Jason Raiti" w:date="2026-07-16T05:18:00Z" w:initials="JR">
    <w:p w14:paraId="60FCF1A0" w14:textId="77777777" w:rsidR="00960242" w:rsidRDefault="00960242" w:rsidP="00960242">
      <w:pPr>
        <w:pStyle w:val="CommentText"/>
      </w:pPr>
      <w:r>
        <w:rPr>
          <w:rStyle w:val="CommentReference"/>
        </w:rPr>
        <w:annotationRef/>
      </w:r>
      <w:r>
        <w:t>Checked to match figure</w:t>
      </w:r>
    </w:p>
  </w:comment>
  <w:comment w:id="56" w:author="Anne Pringle" w:date="2026-06-05T10:02:00Z" w:initials="AP">
    <w:p w14:paraId="52F9EE24" w14:textId="77777777" w:rsidR="00210DB2" w:rsidRDefault="00210DB2" w:rsidP="00210DB2">
      <w:r>
        <w:rPr>
          <w:rStyle w:val="CommentReference"/>
        </w:rPr>
        <w:annotationRef/>
      </w:r>
      <w:r>
        <w:rPr>
          <w:sz w:val="20"/>
          <w:szCs w:val="20"/>
        </w:rPr>
        <w:t>there were a lot of internal inconsistencies in this paragraph - I tried to fix them</w:t>
      </w:r>
    </w:p>
  </w:comment>
  <w:comment w:id="57" w:author="Anne Pringle" w:date="2026-09-02T15:27:00Z" w:initials="AP">
    <w:p w14:paraId="38EF7C8E" w14:textId="77777777" w:rsidR="00886B70" w:rsidRDefault="00886B70" w:rsidP="00886B70">
      <w:r>
        <w:rPr>
          <w:rStyle w:val="CommentReference"/>
        </w:rPr>
        <w:annotationRef/>
      </w:r>
      <w:r>
        <w:rPr>
          <w:sz w:val="20"/>
          <w:szCs w:val="20"/>
        </w:rPr>
        <w:t>trying to avoid use of transition twice</w:t>
      </w:r>
    </w:p>
  </w:comment>
  <w:comment w:id="58" w:author="Jason Raiti" w:date="2026-07-16T05:21:00Z" w:initials="JR">
    <w:p w14:paraId="722D7948" w14:textId="77777777" w:rsidR="00960242" w:rsidRDefault="00960242" w:rsidP="00960242">
      <w:pPr>
        <w:pStyle w:val="CommentText"/>
      </w:pPr>
      <w:r>
        <w:rPr>
          <w:rStyle w:val="CommentReference"/>
        </w:rPr>
        <w:annotationRef/>
      </w:r>
      <w:r>
        <w:t xml:space="preserve">For the “unpublished” genome, Corbin told me it is publicly available, just not part of a publication. He is going to rerun it to take it out or it sounds like to use it we will have to ask permission from the owner. </w:t>
      </w:r>
    </w:p>
  </w:comment>
  <w:comment w:id="59" w:author="Anne Pringle" w:date="2026-09-03T09:32:00Z" w:initials="AP">
    <w:p w14:paraId="4809DC10" w14:textId="77777777" w:rsidR="004F34BD" w:rsidRDefault="004F34BD" w:rsidP="004F34BD">
      <w:r>
        <w:rPr>
          <w:rStyle w:val="CommentReference"/>
        </w:rPr>
        <w:annotationRef/>
      </w:r>
      <w:r>
        <w:rPr>
          <w:sz w:val="20"/>
          <w:szCs w:val="20"/>
        </w:rPr>
        <w:t>among the three, right, not between the two?</w:t>
      </w:r>
    </w:p>
  </w:comment>
  <w:comment w:id="60" w:author="Jason Raiti" w:date="2026-09-26T12:36:00Z" w:initials="JR">
    <w:p w14:paraId="55F1C247" w14:textId="77777777" w:rsidR="00DD65F2" w:rsidRDefault="00DD65F2" w:rsidP="00DD65F2">
      <w:pPr>
        <w:pStyle w:val="CommentText"/>
      </w:pPr>
      <w:r>
        <w:rPr>
          <w:rStyle w:val="CommentReference"/>
        </w:rPr>
        <w:annotationRef/>
      </w:r>
      <w:r>
        <w:t>yes</w:t>
      </w:r>
    </w:p>
  </w:comment>
  <w:comment w:id="61" w:author="Anne Pringle" w:date="2026-06-05T10:17:00Z" w:initials="AP">
    <w:p w14:paraId="313C0884" w14:textId="77777777" w:rsidR="00B8018D" w:rsidRDefault="00B8018D" w:rsidP="00B8018D">
      <w:r>
        <w:rPr>
          <w:rStyle w:val="CommentReference"/>
        </w:rPr>
        <w:annotationRef/>
      </w:r>
      <w:r>
        <w:rPr>
          <w:sz w:val="20"/>
          <w:szCs w:val="20"/>
        </w:rPr>
        <w:t>singular? plural?</w:t>
      </w:r>
    </w:p>
  </w:comment>
  <w:comment w:id="62" w:author="Jason Raiti" w:date="2026-07-16T05:28:00Z" w:initials="JR">
    <w:p w14:paraId="6C4A6F44" w14:textId="77777777" w:rsidR="005B0014" w:rsidRDefault="005B0014" w:rsidP="005B0014">
      <w:pPr>
        <w:pStyle w:val="CommentText"/>
      </w:pPr>
      <w:r>
        <w:rPr>
          <w:rStyle w:val="CommentReference"/>
        </w:rPr>
        <w:annotationRef/>
      </w:r>
      <w:r>
        <w:t>Singular, we used one phylogenetic species tree for this part</w:t>
      </w:r>
    </w:p>
  </w:comment>
  <w:comment w:id="63" w:author="Jason Raiti" w:date="2026-07-16T05:29:00Z" w:initials="JR">
    <w:p w14:paraId="173D586B" w14:textId="77777777" w:rsidR="005B0014" w:rsidRDefault="005B0014" w:rsidP="005B0014">
      <w:pPr>
        <w:pStyle w:val="CommentText"/>
      </w:pPr>
      <w:r>
        <w:rPr>
          <w:rStyle w:val="CommentReference"/>
        </w:rPr>
        <w:annotationRef/>
      </w:r>
      <w:r>
        <w:t>One of the two available I should say, bc there is one based on 7 genes (which we used) and a smaller one based on genomes</w:t>
      </w:r>
    </w:p>
  </w:comment>
  <w:comment w:id="65" w:author="Anne Pringle" w:date="2026-06-05T10:22:00Z" w:initials="AP">
    <w:p w14:paraId="493C5ECF" w14:textId="77777777" w:rsidR="003866F2" w:rsidRDefault="003866F2" w:rsidP="003866F2">
      <w:r>
        <w:rPr>
          <w:rStyle w:val="CommentReference"/>
        </w:rPr>
        <w:annotationRef/>
      </w:r>
      <w:r>
        <w:rPr>
          <w:sz w:val="20"/>
          <w:szCs w:val="20"/>
        </w:rPr>
        <w:t>if there are more than two you use "among"</w:t>
      </w:r>
    </w:p>
  </w:comment>
  <w:comment w:id="66" w:author="Anne Pringle" w:date="2026-06-05T10:28:00Z" w:initials="AP">
    <w:p w14:paraId="4B27DA3D" w14:textId="77777777" w:rsidR="003866F2" w:rsidRDefault="003866F2" w:rsidP="003866F2">
      <w:r>
        <w:rPr>
          <w:rStyle w:val="CommentReference"/>
        </w:rPr>
        <w:annotationRef/>
      </w:r>
      <w:r>
        <w:rPr>
          <w:sz w:val="20"/>
          <w:szCs w:val="20"/>
        </w:rPr>
        <w:t>this last half-sentence seems... vague... but I don't know how to fix it</w:t>
      </w:r>
    </w:p>
  </w:comment>
  <w:comment w:id="67" w:author="Jason Raiti" w:date="2026-07-16T05:32:00Z" w:initials="JR">
    <w:p w14:paraId="7D1AB715" w14:textId="77777777" w:rsidR="005B0014" w:rsidRDefault="005B0014" w:rsidP="005B0014">
      <w:pPr>
        <w:pStyle w:val="CommentText"/>
      </w:pPr>
      <w:r>
        <w:rPr>
          <w:rStyle w:val="CommentReference"/>
        </w:rPr>
        <w:annotationRef/>
      </w:r>
      <w:r>
        <w:t>How is this?</w:t>
      </w:r>
    </w:p>
  </w:comment>
  <w:comment w:id="68" w:author="Anne Pringle" w:date="2026-06-05T10:40:00Z" w:initials="AP">
    <w:p w14:paraId="3979C810" w14:textId="77777777" w:rsidR="00206B48" w:rsidRDefault="00206B48" w:rsidP="00206B48">
      <w:r>
        <w:rPr>
          <w:rStyle w:val="CommentReference"/>
        </w:rPr>
        <w:annotationRef/>
      </w:r>
      <w:r>
        <w:rPr>
          <w:sz w:val="20"/>
          <w:szCs w:val="20"/>
        </w:rPr>
        <w:t>I wonder if you need to explain why you took a different approach here as compared to analyzing trophic mode?</w:t>
      </w:r>
    </w:p>
  </w:comment>
  <w:comment w:id="69" w:author="Anne Pringle" w:date="2026-06-05T10:41:00Z" w:initials="AP">
    <w:p w14:paraId="47E8F7E6" w14:textId="77777777" w:rsidR="00206B48" w:rsidRDefault="00206B48" w:rsidP="00206B48">
      <w:r>
        <w:rPr>
          <w:rStyle w:val="CommentReference"/>
        </w:rPr>
        <w:annotationRef/>
      </w:r>
      <w:r>
        <w:rPr>
          <w:sz w:val="20"/>
          <w:szCs w:val="20"/>
        </w:rPr>
        <w:t>this sentence is vague - it could appear in any study - what do you mean, exactly?</w:t>
      </w:r>
    </w:p>
  </w:comment>
  <w:comment w:id="70" w:author="Anne Pringle" w:date="2026-06-05T10:51:00Z" w:initials="AP">
    <w:p w14:paraId="2AC15F47" w14:textId="77777777" w:rsidR="00C67DC0" w:rsidRDefault="00C67DC0" w:rsidP="00C67DC0">
      <w:r>
        <w:rPr>
          <w:rStyle w:val="CommentReference"/>
        </w:rPr>
        <w:annotationRef/>
      </w:r>
      <w:r>
        <w:rPr>
          <w:sz w:val="20"/>
          <w:szCs w:val="20"/>
        </w:rPr>
        <w:t>why? what does this mean?</w:t>
      </w:r>
    </w:p>
  </w:comment>
  <w:comment w:id="71" w:author="Jason Raiti" w:date="2026-07-16T05:41:00Z" w:initials="JR">
    <w:p w14:paraId="67949F19" w14:textId="77777777" w:rsidR="007C7FA1" w:rsidRDefault="007C7FA1" w:rsidP="007C7FA1">
      <w:pPr>
        <w:pStyle w:val="CommentText"/>
      </w:pPr>
      <w:r>
        <w:rPr>
          <w:rStyle w:val="CommentReference"/>
        </w:rPr>
        <w:annotationRef/>
      </w:r>
      <w:r>
        <w:t>Tried to clarify</w:t>
      </w:r>
    </w:p>
  </w:comment>
  <w:comment w:id="72" w:author="Anne Pringle" w:date="2026-06-05T10:53:00Z" w:initials="AP">
    <w:p w14:paraId="2F96EFCC" w14:textId="77777777" w:rsidR="00F05955" w:rsidRDefault="00F05955" w:rsidP="00F05955">
      <w:r>
        <w:rPr>
          <w:rStyle w:val="CommentReference"/>
        </w:rPr>
        <w:annotationRef/>
      </w:r>
      <w:r>
        <w:rPr>
          <w:sz w:val="20"/>
          <w:szCs w:val="20"/>
        </w:rPr>
        <w:t>hyphen?  no hyphen? be consistent</w:t>
      </w:r>
    </w:p>
  </w:comment>
  <w:comment w:id="73" w:author="Jason Raiti" w:date="2026-07-16T05:42:00Z" w:initials="JR">
    <w:p w14:paraId="50F5C962" w14:textId="77777777" w:rsidR="007C7FA1" w:rsidRDefault="007C7FA1" w:rsidP="007C7FA1">
      <w:pPr>
        <w:pStyle w:val="CommentText"/>
      </w:pPr>
      <w:r>
        <w:rPr>
          <w:rStyle w:val="CommentReference"/>
        </w:rPr>
        <w:annotationRef/>
      </w:r>
      <w:r>
        <w:t>I’ve seen it both ways, Im gonna go with no hyphen</w:t>
      </w:r>
    </w:p>
  </w:comment>
  <w:comment w:id="74" w:author="Anne Pringle" w:date="2026-06-05T10:56:00Z" w:initials="AP">
    <w:p w14:paraId="1448805F" w14:textId="77777777" w:rsidR="00F95CEA" w:rsidRDefault="00F95CEA" w:rsidP="00F95CEA">
      <w:r>
        <w:rPr>
          <w:rStyle w:val="CommentReference"/>
        </w:rPr>
        <w:annotationRef/>
      </w:r>
      <w:r>
        <w:rPr>
          <w:sz w:val="20"/>
          <w:szCs w:val="20"/>
        </w:rPr>
        <w:t>hmmmm... would they really fall this way? how do we know?</w:t>
      </w:r>
    </w:p>
  </w:comment>
  <w:comment w:id="75" w:author="Jason Raiti" w:date="2026-07-16T05:45:00Z" w:initials="JR">
    <w:p w14:paraId="5E8E7FDF" w14:textId="77777777" w:rsidR="004D6F25" w:rsidRDefault="004D6F25" w:rsidP="004D6F25">
      <w:pPr>
        <w:pStyle w:val="CommentText"/>
      </w:pPr>
      <w:r>
        <w:rPr>
          <w:rStyle w:val="CommentReference"/>
        </w:rPr>
        <w:annotationRef/>
      </w:r>
      <w:r>
        <w:t>We don’t know honestly, it is just the easiest to model and  gives the most contrasting result and some spores inevitably do end up with this orientation</w:t>
      </w:r>
    </w:p>
  </w:comment>
  <w:comment w:id="76" w:author="Anne Pringle" w:date="2026-09-03T09:56:00Z" w:initials="AP">
    <w:p w14:paraId="24B2329B" w14:textId="77777777" w:rsidR="00D15122" w:rsidRDefault="00D15122" w:rsidP="00D15122">
      <w:r>
        <w:rPr>
          <w:rStyle w:val="CommentReference"/>
        </w:rPr>
        <w:annotationRef/>
      </w:r>
      <w:r>
        <w:rPr>
          <w:sz w:val="20"/>
          <w:szCs w:val="20"/>
        </w:rPr>
        <w:t>probably they tumble, anyway</w:t>
      </w:r>
    </w:p>
  </w:comment>
  <w:comment w:id="77" w:author="Jason Raiti" w:date="2026-07-16T05:44:00Z" w:initials="JR">
    <w:p w14:paraId="2C717499" w14:textId="77777777" w:rsidR="004D6F25" w:rsidRDefault="004D6F25" w:rsidP="004D6F25">
      <w:pPr>
        <w:pStyle w:val="CommentText"/>
      </w:pPr>
      <w:r>
        <w:rPr>
          <w:rStyle w:val="CommentReference"/>
        </w:rPr>
        <w:annotationRef/>
      </w:r>
      <w:r>
        <w:t>Tulloss says it is reasonable to use this model, although there is likely tumbling that occurs after leaving the gill</w:t>
      </w:r>
    </w:p>
  </w:comment>
  <w:comment w:id="78" w:author="Anne Pringle" w:date="2026-06-05T10:58:00Z" w:initials="AP">
    <w:p w14:paraId="4861B955" w14:textId="77777777" w:rsidR="00F95CEA" w:rsidRDefault="00F95CEA" w:rsidP="00F95CEA">
      <w:r>
        <w:rPr>
          <w:rStyle w:val="CommentReference"/>
        </w:rPr>
        <w:annotationRef/>
      </w:r>
      <w:r>
        <w:rPr>
          <w:sz w:val="20"/>
          <w:szCs w:val="20"/>
        </w:rPr>
        <w:t>..."viscous drag causes settling velocity to scale with particle size and shape"...?</w:t>
      </w:r>
    </w:p>
  </w:comment>
  <w:comment w:id="79" w:author="Anne Pringle" w:date="2026-06-08T10:41:00Z" w:initials="AP">
    <w:p w14:paraId="5BCE922E" w14:textId="77777777" w:rsidR="0078729B" w:rsidRDefault="0078729B" w:rsidP="0078729B">
      <w:r>
        <w:rPr>
          <w:rStyle w:val="CommentReference"/>
        </w:rPr>
        <w:annotationRef/>
      </w:r>
      <w:r>
        <w:rPr>
          <w:sz w:val="20"/>
          <w:szCs w:val="20"/>
        </w:rPr>
        <w:t>???</w:t>
      </w:r>
    </w:p>
  </w:comment>
  <w:comment w:id="80" w:author="Jason Raiti" w:date="2026-07-16T05:53:00Z" w:initials="JR">
    <w:p w14:paraId="0DDF531B" w14:textId="77777777" w:rsidR="008C05CC" w:rsidRDefault="008C05CC" w:rsidP="008C05CC">
      <w:pPr>
        <w:pStyle w:val="CommentText"/>
      </w:pPr>
      <w:r>
        <w:rPr>
          <w:rStyle w:val="CommentReference"/>
        </w:rPr>
        <w:annotationRef/>
      </w:r>
      <w:r>
        <w:t>Taking this out bc it confuses things and only applies as a slight correct for spores on the extreme small end of things</w:t>
      </w:r>
    </w:p>
  </w:comment>
  <w:comment w:id="81" w:author="Anne Pringle" w:date="2026-09-03T09:57:00Z" w:initials="AP">
    <w:p w14:paraId="401F7C77" w14:textId="77777777" w:rsidR="00D15122" w:rsidRDefault="00D15122" w:rsidP="00D15122">
      <w:r>
        <w:rPr>
          <w:rStyle w:val="CommentReference"/>
        </w:rPr>
        <w:annotationRef/>
      </w:r>
      <w:r>
        <w:rPr>
          <w:sz w:val="20"/>
          <w:szCs w:val="20"/>
        </w:rPr>
        <w:t>I think this is ok as long as its in the github somehow and annotated well</w:t>
      </w:r>
    </w:p>
  </w:comment>
  <w:comment w:id="82" w:author="Anne Pringle" w:date="2026-09-03T10:00:00Z" w:initials="AP">
    <w:p w14:paraId="2E051412" w14:textId="77777777" w:rsidR="00D15122" w:rsidRDefault="00D15122" w:rsidP="00D15122">
      <w:r>
        <w:rPr>
          <w:rStyle w:val="CommentReference"/>
        </w:rPr>
        <w:annotationRef/>
      </w:r>
      <w:r>
        <w:rPr>
          <w:sz w:val="20"/>
          <w:szCs w:val="20"/>
        </w:rPr>
        <w:t>nice</w:t>
      </w:r>
    </w:p>
  </w:comment>
  <w:comment w:id="85" w:author="Anne Pringle" w:date="2026-06-08T10:43:00Z" w:initials="AP">
    <w:p w14:paraId="3D177560" w14:textId="77777777" w:rsidR="0078729B" w:rsidRDefault="0078729B" w:rsidP="0078729B">
      <w:r>
        <w:rPr>
          <w:rStyle w:val="CommentReference"/>
        </w:rPr>
        <w:annotationRef/>
      </w:r>
      <w:r>
        <w:rPr>
          <w:sz w:val="20"/>
          <w:szCs w:val="20"/>
        </w:rPr>
        <w:t>What kind of correlation is this? Did you talk about it in the M&amp;M? Check a stats book for how to report the test statistics.  Usually I see r-squared for a Pearson's correlation coefficient?  And with a p value like that, usually I see something along the lines of P&lt;0.01, not a specific number. Take this comment and apply it throughout the ms to all statistical tests.</w:t>
      </w:r>
    </w:p>
  </w:comment>
  <w:comment w:id="86" w:author="Jason Raiti" w:date="2026-07-16T05:56:00Z" w:initials="JR">
    <w:p w14:paraId="2656C2B5" w14:textId="77777777" w:rsidR="008C05CC" w:rsidRDefault="008C05CC" w:rsidP="008C05CC">
      <w:pPr>
        <w:pStyle w:val="CommentText"/>
      </w:pPr>
      <w:r>
        <w:rPr>
          <w:rStyle w:val="CommentReference"/>
        </w:rPr>
        <w:annotationRef/>
      </w:r>
      <w:r>
        <w:t>On it!</w:t>
      </w:r>
    </w:p>
  </w:comment>
  <w:comment w:id="84" w:author="Jason Raiti" w:date="2026-07-16T05:56:00Z" w:initials="JR">
    <w:p w14:paraId="29107096" w14:textId="77777777" w:rsidR="008C05CC" w:rsidRDefault="008C05CC" w:rsidP="008C05CC">
      <w:pPr>
        <w:pStyle w:val="CommentText"/>
      </w:pPr>
      <w:r>
        <w:rPr>
          <w:rStyle w:val="CommentReference"/>
        </w:rPr>
        <w:annotationRef/>
      </w:r>
      <w:r>
        <w:t>Following notation from guidance from figure and using stats textbook</w:t>
      </w:r>
    </w:p>
  </w:comment>
  <w:comment w:id="87" w:author="Anne Pringle" w:date="2026-06-08T10:46:00Z" w:initials="AP">
    <w:p w14:paraId="68C5306C" w14:textId="77777777" w:rsidR="0078729B" w:rsidRDefault="0078729B" w:rsidP="0078729B">
      <w:r>
        <w:rPr>
          <w:rStyle w:val="CommentReference"/>
        </w:rPr>
        <w:annotationRef/>
      </w:r>
      <w:r>
        <w:rPr>
          <w:sz w:val="20"/>
          <w:szCs w:val="20"/>
        </w:rPr>
        <w:t>found there exclusively? or they have broader ranges but are also found there?</w:t>
      </w:r>
    </w:p>
  </w:comment>
  <w:comment w:id="90" w:author="Anne Pringle" w:date="2026-09-03T10:13:00Z" w:initials="AP">
    <w:p w14:paraId="154EE5DB" w14:textId="77777777" w:rsidR="009C74B5" w:rsidRDefault="009C74B5" w:rsidP="009C74B5">
      <w:r>
        <w:rPr>
          <w:rStyle w:val="CommentReference"/>
        </w:rPr>
        <w:annotationRef/>
      </w:r>
      <w:r>
        <w:rPr>
          <w:sz w:val="20"/>
          <w:szCs w:val="20"/>
        </w:rPr>
        <w:t>to me this is clearer when you read it and the figure legend simultaneously</w:t>
      </w:r>
    </w:p>
  </w:comment>
  <w:comment w:id="92" w:author="Jason Raiti" w:date="2026-07-16T06:18:00Z" w:initials="JR">
    <w:p w14:paraId="50B9B62F" w14:textId="77777777" w:rsidR="00AF656B" w:rsidRDefault="00AF656B" w:rsidP="00AF656B">
      <w:pPr>
        <w:pStyle w:val="CommentText"/>
      </w:pPr>
      <w:r>
        <w:rPr>
          <w:rStyle w:val="CommentReference"/>
        </w:rPr>
        <w:annotationRef/>
      </w:r>
      <w:r>
        <w:t>Mycologia strongly recommends against any unnecessary data tables. I will try to fill the relevant info in text.</w:t>
      </w:r>
    </w:p>
  </w:comment>
  <w:comment w:id="93" w:author="Anne Pringle" w:date="2026-06-08T10:53:00Z" w:initials="AP">
    <w:p w14:paraId="0D0CD137" w14:textId="77777777" w:rsidR="0078729B" w:rsidRDefault="0078729B" w:rsidP="0078729B">
      <w:r>
        <w:rPr>
          <w:rStyle w:val="CommentReference"/>
        </w:rPr>
        <w:annotationRef/>
      </w:r>
      <w:r>
        <w:rPr>
          <w:sz w:val="20"/>
          <w:szCs w:val="20"/>
        </w:rPr>
        <w:t>this seems odd to me. in the phylogeny above, the number of species is much more than 22?</w:t>
      </w:r>
    </w:p>
  </w:comment>
  <w:comment w:id="94" w:author="Anne Pringle" w:date="2026-09-03T10:17:00Z" w:initials="AP">
    <w:p w14:paraId="6EB221EA" w14:textId="77777777" w:rsidR="00D967E9" w:rsidRDefault="00D967E9" w:rsidP="00D967E9">
      <w:r>
        <w:rPr>
          <w:rStyle w:val="CommentReference"/>
        </w:rPr>
        <w:annotationRef/>
      </w:r>
      <w:r>
        <w:rPr>
          <w:sz w:val="20"/>
          <w:szCs w:val="20"/>
        </w:rPr>
        <w:t>you can't make a paragraph with just one sentence</w:t>
      </w:r>
    </w:p>
  </w:comment>
  <w:comment w:id="97" w:author="Anne Pringle" w:date="2026-09-03T10:17:00Z" w:initials="AP">
    <w:p w14:paraId="0860AC1E" w14:textId="77777777" w:rsidR="00D967E9" w:rsidRDefault="00D967E9" w:rsidP="00D967E9">
      <w:r>
        <w:rPr>
          <w:rStyle w:val="CommentReference"/>
        </w:rPr>
        <w:annotationRef/>
      </w:r>
      <w:r>
        <w:rPr>
          <w:sz w:val="20"/>
          <w:szCs w:val="20"/>
        </w:rPr>
        <w:t>need to adjust line spacing here</w:t>
      </w:r>
    </w:p>
  </w:comment>
  <w:comment w:id="98" w:author="Anne Pringle" w:date="2026-06-08T11:08:00Z" w:initials="AP">
    <w:p w14:paraId="5DCDBACA" w14:textId="77777777" w:rsidR="0078729B" w:rsidRDefault="0078729B" w:rsidP="0078729B">
      <w:r>
        <w:rPr>
          <w:rStyle w:val="CommentReference"/>
        </w:rPr>
        <w:annotationRef/>
      </w:r>
      <w:r>
        <w:rPr>
          <w:sz w:val="20"/>
          <w:szCs w:val="20"/>
        </w:rPr>
        <w:t>tense with results can be tricky but in general if it's a "fact"/ something that's "true" I state it as present tense... I can explain, might be easier in person...</w:t>
      </w:r>
    </w:p>
  </w:comment>
  <w:comment w:id="99" w:author="Anne Pringle" w:date="2026-09-03T10:19:00Z" w:initials="AP">
    <w:p w14:paraId="3FA0BE6B" w14:textId="77777777" w:rsidR="00D967E9" w:rsidRDefault="00D967E9" w:rsidP="00D967E9">
      <w:r>
        <w:rPr>
          <w:rStyle w:val="CommentReference"/>
        </w:rPr>
        <w:annotationRef/>
      </w:r>
      <w:r>
        <w:rPr>
          <w:sz w:val="20"/>
          <w:szCs w:val="20"/>
        </w:rPr>
        <w:t>nice - I note I did not find S Table 2 in the folder and so I did not look at it.</w:t>
      </w:r>
    </w:p>
  </w:comment>
  <w:comment w:id="102" w:author="Anne Pringle" w:date="2026-09-03T10:23:00Z" w:initials="AP">
    <w:p w14:paraId="127B1E8E" w14:textId="77777777" w:rsidR="00D967E9" w:rsidRDefault="00D967E9" w:rsidP="00D967E9">
      <w:r>
        <w:rPr>
          <w:rStyle w:val="CommentReference"/>
        </w:rPr>
        <w:annotationRef/>
      </w:r>
      <w:r>
        <w:rPr>
          <w:sz w:val="20"/>
          <w:szCs w:val="20"/>
        </w:rPr>
        <w:t>no p value?</w:t>
      </w:r>
    </w:p>
  </w:comment>
  <w:comment w:id="103" w:author="Anne Pringle" w:date="2026-06-09T09:30:00Z" w:initials="AP">
    <w:p w14:paraId="2A4BF887" w14:textId="77777777" w:rsidR="00E33BAE" w:rsidRDefault="00E33BAE" w:rsidP="00E33BAE">
      <w:r>
        <w:rPr>
          <w:rStyle w:val="CommentReference"/>
        </w:rPr>
        <w:annotationRef/>
      </w:r>
      <w:r>
        <w:rPr>
          <w:sz w:val="20"/>
          <w:szCs w:val="20"/>
        </w:rPr>
        <w:t>When the rest of the line is italicized, the word that would normally be italicized is not.</w:t>
      </w:r>
    </w:p>
  </w:comment>
  <w:comment w:id="104" w:author="Anne Pringle" w:date="2026-06-09T09:34:00Z" w:initials="AP">
    <w:p w14:paraId="4492EFE6" w14:textId="77777777" w:rsidR="00E33BAE" w:rsidRDefault="00E33BAE" w:rsidP="00E33BAE">
      <w:r>
        <w:rPr>
          <w:rStyle w:val="CommentReference"/>
        </w:rPr>
        <w:annotationRef/>
      </w:r>
      <w:r>
        <w:rPr>
          <w:sz w:val="20"/>
          <w:szCs w:val="20"/>
        </w:rPr>
        <w:t>sometimes the writing is still quite clipped. I tried to keep it simple but also have it be easier to understand...</w:t>
      </w:r>
    </w:p>
  </w:comment>
  <w:comment w:id="105" w:author="Anne Pringle" w:date="2026-09-04T09:10:00Z" w:initials="AP">
    <w:p w14:paraId="0E55C8F6" w14:textId="77777777" w:rsidR="004B60CA" w:rsidRDefault="004B60CA" w:rsidP="004B60CA">
      <w:r>
        <w:rPr>
          <w:rStyle w:val="CommentReference"/>
        </w:rPr>
        <w:annotationRef/>
      </w:r>
      <w:r>
        <w:rPr>
          <w:sz w:val="20"/>
          <w:szCs w:val="20"/>
        </w:rPr>
        <w:t>mostly much better!</w:t>
      </w:r>
    </w:p>
  </w:comment>
  <w:comment w:id="106" w:author="Anne Pringle" w:date="2026-06-09T09:48:00Z" w:initials="AP">
    <w:p w14:paraId="49308C7A" w14:textId="77777777" w:rsidR="00E33BAE" w:rsidRDefault="00E33BAE" w:rsidP="00E33BAE">
      <w:r>
        <w:rPr>
          <w:rStyle w:val="CommentReference"/>
        </w:rPr>
        <w:annotationRef/>
      </w:r>
      <w:r>
        <w:rPr>
          <w:sz w:val="20"/>
          <w:szCs w:val="20"/>
        </w:rPr>
        <w:t>I'm trying to explain our major results right up front</w:t>
      </w:r>
    </w:p>
  </w:comment>
  <w:comment w:id="107" w:author="Jason Raiti" w:date="2026-07-16T07:59:00Z" w:initials="JR">
    <w:p w14:paraId="60EB33C1" w14:textId="77777777" w:rsidR="005E08CF" w:rsidRDefault="005E08CF" w:rsidP="005E08CF">
      <w:pPr>
        <w:pStyle w:val="CommentText"/>
      </w:pPr>
      <w:r>
        <w:rPr>
          <w:rStyle w:val="CommentReference"/>
        </w:rPr>
        <w:annotationRef/>
      </w:r>
      <w:r>
        <w:t>I think this helps clarity a lot!</w:t>
      </w:r>
    </w:p>
  </w:comment>
  <w:comment w:id="108" w:author="Anne Pringle" w:date="2026-09-04T09:06:00Z" w:initials="AP">
    <w:p w14:paraId="50813660" w14:textId="77777777" w:rsidR="004B60CA" w:rsidRDefault="004B60CA" w:rsidP="004B60CA">
      <w:r>
        <w:rPr>
          <w:rStyle w:val="CommentReference"/>
        </w:rPr>
        <w:annotationRef/>
      </w:r>
      <w:r>
        <w:rPr>
          <w:sz w:val="20"/>
          <w:szCs w:val="20"/>
        </w:rPr>
        <w:t>this sentence actually does not make sense - it's vague - what do you mean?</w:t>
      </w:r>
    </w:p>
  </w:comment>
  <w:comment w:id="109" w:author="Anne Pringle" w:date="2026-09-04T09:07:00Z" w:initials="AP">
    <w:p w14:paraId="63C0E87C" w14:textId="77777777" w:rsidR="004B60CA" w:rsidRDefault="004B60CA" w:rsidP="004B60CA">
      <w:r>
        <w:rPr>
          <w:rStyle w:val="CommentReference"/>
        </w:rPr>
        <w:annotationRef/>
      </w:r>
      <w:r>
        <w:rPr>
          <w:sz w:val="20"/>
          <w:szCs w:val="20"/>
        </w:rPr>
        <w:t>ah sorry - I forgot to turn on "reviewing" before reading this sentence - note I tried to help with clarity by rewriting it</w:t>
      </w:r>
    </w:p>
  </w:comment>
  <w:comment w:id="110" w:author="Anne Pringle" w:date="2026-09-04T09:14:00Z" w:initials="AP">
    <w:p w14:paraId="70F87548" w14:textId="77777777" w:rsidR="004B60CA" w:rsidRDefault="004B60CA" w:rsidP="004B60CA">
      <w:r>
        <w:rPr>
          <w:rStyle w:val="CommentReference"/>
        </w:rPr>
        <w:annotationRef/>
      </w:r>
      <w:r>
        <w:rPr>
          <w:sz w:val="20"/>
          <w:szCs w:val="20"/>
        </w:rPr>
        <w:t>please check I did not introduce error</w:t>
      </w:r>
    </w:p>
  </w:comment>
  <w:comment w:id="111" w:author="Jason Raiti" w:date="2026-09-26T14:18:00Z" w:initials="JR">
    <w:p w14:paraId="2926F626" w14:textId="77777777" w:rsidR="006B66EB" w:rsidRDefault="006B66EB" w:rsidP="006B66EB">
      <w:pPr>
        <w:pStyle w:val="CommentText"/>
      </w:pPr>
      <w:r>
        <w:rPr>
          <w:rStyle w:val="CommentReference"/>
        </w:rPr>
        <w:annotationRef/>
      </w:r>
      <w:r>
        <w:t>Great catch! I did have the wrong thing in there.</w:t>
      </w:r>
    </w:p>
  </w:comment>
  <w:comment w:id="113" w:author="Anne Pringle" w:date="2026-06-09T09:52:00Z" w:initials="AP">
    <w:p w14:paraId="3DA009D8" w14:textId="77777777" w:rsidR="00E33BAE" w:rsidRDefault="00E33BAE" w:rsidP="00E33BAE">
      <w:r>
        <w:rPr>
          <w:rStyle w:val="CommentReference"/>
        </w:rPr>
        <w:annotationRef/>
      </w:r>
      <w:r>
        <w:rPr>
          <w:sz w:val="20"/>
          <w:szCs w:val="20"/>
        </w:rPr>
        <w:t>I'm thinking of Figure 1 - can you please check that all references say what we say they say... ask me if there are any confusions about how to cite any paper</w:t>
      </w:r>
    </w:p>
  </w:comment>
  <w:comment w:id="112" w:author="Jason Raiti" w:date="2026-07-16T08:00:00Z" w:initials="JR">
    <w:p w14:paraId="24A03D6F" w14:textId="77777777" w:rsidR="005E08CF" w:rsidRDefault="005E08CF" w:rsidP="005E08CF">
      <w:pPr>
        <w:pStyle w:val="CommentText"/>
      </w:pPr>
      <w:r>
        <w:rPr>
          <w:rStyle w:val="CommentReference"/>
        </w:rPr>
        <w:annotationRef/>
      </w:r>
      <w:r>
        <w:t>Large spores tend to be spherical - check</w:t>
      </w:r>
    </w:p>
    <w:p w14:paraId="76060BEC" w14:textId="77777777" w:rsidR="005E08CF" w:rsidRDefault="005E08CF" w:rsidP="005E08CF">
      <w:pPr>
        <w:pStyle w:val="CommentText"/>
      </w:pPr>
      <w:r>
        <w:br/>
      </w:r>
    </w:p>
  </w:comment>
  <w:comment w:id="114" w:author="Anne Pringle" w:date="2026-06-09T09:53:00Z" w:initials="AP">
    <w:p w14:paraId="01C6541D" w14:textId="77777777" w:rsidR="00E33BAE" w:rsidRDefault="00E33BAE" w:rsidP="00E33BAE">
      <w:r>
        <w:rPr>
          <w:rStyle w:val="CommentReference"/>
        </w:rPr>
        <w:annotationRef/>
      </w:r>
      <w:r>
        <w:rPr>
          <w:sz w:val="20"/>
          <w:szCs w:val="20"/>
        </w:rPr>
        <w:t>do you mean explanations for large, spherical spores? I'm assuming so...</w:t>
      </w:r>
    </w:p>
  </w:comment>
  <w:comment w:id="115" w:author="Jason Raiti" w:date="2026-07-16T07:08:00Z" w:initials="JR">
    <w:p w14:paraId="4815C8AB" w14:textId="77777777" w:rsidR="00F050C8" w:rsidRDefault="00F050C8" w:rsidP="00F050C8">
      <w:pPr>
        <w:pStyle w:val="CommentText"/>
      </w:pPr>
      <w:r>
        <w:rPr>
          <w:rStyle w:val="CommentReference"/>
        </w:rPr>
        <w:annotationRef/>
      </w:r>
      <w:r>
        <w:t>No I mean why are there no large AND elongate spores, assuming both traits confer an evolutionary advantage</w:t>
      </w:r>
    </w:p>
  </w:comment>
  <w:comment w:id="116" w:author="Jason Raiti" w:date="2026-07-16T08:02:00Z" w:initials="JR">
    <w:p w14:paraId="0BD8D9EC" w14:textId="77777777" w:rsidR="005E08CF" w:rsidRDefault="005E08CF" w:rsidP="005E08CF">
      <w:pPr>
        <w:pStyle w:val="CommentText"/>
      </w:pPr>
      <w:r>
        <w:rPr>
          <w:rStyle w:val="CommentReference"/>
        </w:rPr>
        <w:annotationRef/>
      </w:r>
      <w:r>
        <w:t>I was thinking of survivorship bias, presumably large and elongate spores are possible, but they do not survive</w:t>
      </w:r>
    </w:p>
  </w:comment>
  <w:comment w:id="117" w:author="Anne Pringle" w:date="2026-09-04T09:19:00Z" w:initials="AP">
    <w:p w14:paraId="29314093" w14:textId="77777777" w:rsidR="00456B80" w:rsidRDefault="00456B80" w:rsidP="00456B80">
      <w:r>
        <w:rPr>
          <w:rStyle w:val="CommentReference"/>
        </w:rPr>
        <w:annotationRef/>
      </w:r>
      <w:r>
        <w:rPr>
          <w:sz w:val="20"/>
          <w:szCs w:val="20"/>
        </w:rPr>
        <w:t>ecological is better because ballistospory is dispersal and so "dispersal related" contradicts the previous sentence.</w:t>
      </w:r>
    </w:p>
  </w:comment>
  <w:comment w:id="118" w:author="Jason Raiti" w:date="2026-09-26T14:20:00Z" w:initials="JR">
    <w:p w14:paraId="5B4A2688" w14:textId="77777777" w:rsidR="006B66EB" w:rsidRDefault="006B66EB" w:rsidP="006B66EB">
      <w:pPr>
        <w:pStyle w:val="CommentText"/>
      </w:pPr>
      <w:r>
        <w:rPr>
          <w:rStyle w:val="CommentReference"/>
        </w:rPr>
        <w:annotationRef/>
      </w:r>
      <w:r>
        <w:t>Ok</w:t>
      </w:r>
    </w:p>
  </w:comment>
  <w:comment w:id="119" w:author="Anne Pringle" w:date="2026-09-04T09:21:00Z" w:initials="AP">
    <w:p w14:paraId="707E668E" w14:textId="77777777" w:rsidR="00456B80" w:rsidRDefault="00456B80" w:rsidP="00456B80">
      <w:r>
        <w:rPr>
          <w:rStyle w:val="CommentReference"/>
        </w:rPr>
        <w:annotationRef/>
      </w:r>
      <w:r>
        <w:rPr>
          <w:sz w:val="20"/>
          <w:szCs w:val="20"/>
        </w:rPr>
        <w:t>not sure I made this better</w:t>
      </w:r>
    </w:p>
  </w:comment>
  <w:comment w:id="120" w:author="Anne Pringle" w:date="2026-06-09T10:14:00Z" w:initials="AP">
    <w:p w14:paraId="6E7AA110" w14:textId="77777777" w:rsidR="00E33BAE" w:rsidRDefault="00E33BAE" w:rsidP="00E33BAE">
      <w:r>
        <w:rPr>
          <w:rStyle w:val="CommentReference"/>
        </w:rPr>
        <w:annotationRef/>
      </w:r>
      <w:r>
        <w:rPr>
          <w:sz w:val="20"/>
          <w:szCs w:val="20"/>
        </w:rPr>
        <w:t>there is a Russula paper to cite here - ask me</w:t>
      </w:r>
    </w:p>
  </w:comment>
  <w:comment w:id="122" w:author="Anne Pringle" w:date="2026-06-09T10:11:00Z" w:initials="AP">
    <w:p w14:paraId="5DB2CC92" w14:textId="77777777" w:rsidR="00E33BAE" w:rsidRDefault="00E33BAE" w:rsidP="00E33BAE">
      <w:r>
        <w:rPr>
          <w:rStyle w:val="CommentReference"/>
        </w:rPr>
        <w:annotationRef/>
      </w:r>
      <w:r>
        <w:rPr>
          <w:sz w:val="20"/>
          <w:szCs w:val="20"/>
        </w:rPr>
        <w:t>cite the paper proposing this, let me know if you can't find it.</w:t>
      </w:r>
    </w:p>
  </w:comment>
  <w:comment w:id="121" w:author="Anne Pringle" w:date="2026-09-04T09:23:00Z" w:initials="AP">
    <w:p w14:paraId="241F5C0F" w14:textId="77777777" w:rsidR="005C2533" w:rsidRDefault="005C2533" w:rsidP="005C2533">
      <w:r>
        <w:rPr>
          <w:rStyle w:val="CommentReference"/>
        </w:rPr>
        <w:annotationRef/>
      </w:r>
      <w:r>
        <w:rPr>
          <w:sz w:val="20"/>
          <w:szCs w:val="20"/>
        </w:rPr>
        <w:t>to be fair and transparent, we should also cite Redhead here...</w:t>
      </w:r>
    </w:p>
  </w:comment>
  <w:comment w:id="123" w:author="Jason Raiti" w:date="2026-07-16T09:52:00Z" w:initials="JR">
    <w:p w14:paraId="377EF6E3" w14:textId="77777777" w:rsidR="009B081F" w:rsidRDefault="009B081F" w:rsidP="009B081F">
      <w:pPr>
        <w:pStyle w:val="CommentText"/>
      </w:pPr>
      <w:r>
        <w:rPr>
          <w:rStyle w:val="CommentReference"/>
        </w:rPr>
        <w:annotationRef/>
      </w:r>
      <w:r>
        <w:t>Tried to keep this as grounded as possible and put forward my best most supported (and hopefully clearly communicated) theory</w:t>
      </w:r>
    </w:p>
  </w:comment>
  <w:comment w:id="124" w:author="Anne Pringle" w:date="2026-06-09T10:39:00Z" w:initials="AP">
    <w:p w14:paraId="3333FC45" w14:textId="77777777" w:rsidR="0078333F" w:rsidRDefault="0078333F" w:rsidP="0078333F">
      <w:r>
        <w:rPr>
          <w:rStyle w:val="CommentReference"/>
        </w:rPr>
        <w:annotationRef/>
      </w:r>
      <w:r>
        <w:rPr>
          <w:sz w:val="20"/>
          <w:szCs w:val="20"/>
        </w:rPr>
        <w:t>I drafted this paragraph based on what I think you are trying to say in the two paragraphs below...</w:t>
      </w:r>
    </w:p>
  </w:comment>
  <w:comment w:id="125" w:author="Jason Raiti" w:date="2026-07-16T09:51:00Z" w:initials="JR">
    <w:p w14:paraId="43ED66AB" w14:textId="77777777" w:rsidR="009B081F" w:rsidRDefault="009B081F" w:rsidP="009B081F">
      <w:pPr>
        <w:pStyle w:val="CommentText"/>
      </w:pPr>
      <w:r>
        <w:rPr>
          <w:rStyle w:val="CommentReference"/>
        </w:rPr>
        <w:annotationRef/>
      </w:r>
      <w:r>
        <w:t>Keeping this short and sweet</w:t>
      </w:r>
    </w:p>
  </w:comment>
  <w:comment w:id="127" w:author="Anne Pringle" w:date="2026-09-04T09:52:00Z" w:initials="AP">
    <w:p w14:paraId="450C6A62" w14:textId="77777777" w:rsidR="00034A17" w:rsidRDefault="00034A17" w:rsidP="00034A17">
      <w:r>
        <w:rPr>
          <w:rStyle w:val="CommentReference"/>
        </w:rPr>
        <w:annotationRef/>
      </w:r>
      <w:r>
        <w:rPr>
          <w:sz w:val="20"/>
          <w:szCs w:val="20"/>
        </w:rPr>
        <w:t>definitely don't feel strongly about this edit</w:t>
      </w:r>
    </w:p>
  </w:comment>
  <w:comment w:id="128" w:author="Jason Raiti" w:date="2026-07-16T09:51:00Z" w:initials="JR">
    <w:p w14:paraId="6C0B8C93" w14:textId="77777777" w:rsidR="009B081F" w:rsidRDefault="009B081F" w:rsidP="009B081F">
      <w:pPr>
        <w:pStyle w:val="CommentText"/>
      </w:pPr>
      <w:r>
        <w:rPr>
          <w:rStyle w:val="CommentReference"/>
        </w:rPr>
        <w:annotationRef/>
      </w:r>
      <w:r>
        <w:t>Toned this down big time. Also going to strip down the supplemental text only to what is needed to explain fig 6 pretty much</w:t>
      </w:r>
    </w:p>
  </w:comment>
  <w:comment w:id="129" w:author="Anne Pringle" w:date="2026-09-04T09:53:00Z" w:initials="AP">
    <w:p w14:paraId="7D617FD8" w14:textId="77777777" w:rsidR="00CF5374" w:rsidRDefault="00CF5374" w:rsidP="00CF5374">
      <w:r>
        <w:rPr>
          <w:rStyle w:val="CommentReference"/>
        </w:rPr>
        <w:annotationRef/>
      </w:r>
      <w:r>
        <w:rPr>
          <w:sz w:val="20"/>
          <w:szCs w:val="20"/>
        </w:rPr>
        <w:t>great</w:t>
      </w:r>
    </w:p>
  </w:comment>
  <w:comment w:id="130" w:author="Anne Pringle" w:date="2026-09-04T09:58:00Z" w:initials="AP">
    <w:p w14:paraId="1AFDD5BD" w14:textId="77777777" w:rsidR="00890A6B" w:rsidRDefault="00890A6B" w:rsidP="00890A6B">
      <w:r>
        <w:rPr>
          <w:rStyle w:val="CommentReference"/>
        </w:rPr>
        <w:annotationRef/>
      </w:r>
      <w:r>
        <w:rPr>
          <w:sz w:val="20"/>
          <w:szCs w:val="20"/>
        </w:rPr>
        <w:t>deleted that phrase because we've just said we can't really do experiments</w:t>
      </w:r>
    </w:p>
  </w:comment>
  <w:comment w:id="131" w:author="Anne Pringle" w:date="2026-09-04T10:04:00Z" w:initials="AP">
    <w:p w14:paraId="05D3625F" w14:textId="77777777" w:rsidR="00890A6B" w:rsidRDefault="00890A6B" w:rsidP="00890A6B">
      <w:r>
        <w:rPr>
          <w:rStyle w:val="CommentReference"/>
        </w:rPr>
        <w:annotationRef/>
      </w:r>
      <w:r>
        <w:rPr>
          <w:sz w:val="20"/>
          <w:szCs w:val="20"/>
        </w:rPr>
        <w:t>why is it a surprise?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D771EC" w15:done="1"/>
  <w15:commentEx w15:paraId="446EED3E" w15:done="1"/>
  <w15:commentEx w15:paraId="0997B783" w15:done="1"/>
  <w15:commentEx w15:paraId="73598F6F" w15:done="1"/>
  <w15:commentEx w15:paraId="3ED1FC8A" w15:done="1"/>
  <w15:commentEx w15:paraId="0B85D3F9" w15:done="1"/>
  <w15:commentEx w15:paraId="4161A437" w15:done="1"/>
  <w15:commentEx w15:paraId="35E2B381" w15:paraIdParent="4161A437" w15:done="1"/>
  <w15:commentEx w15:paraId="4F9E55DC" w15:done="0"/>
  <w15:commentEx w15:paraId="5896B5D9" w15:paraIdParent="4F9E55DC" w15:done="0"/>
  <w15:commentEx w15:paraId="292AF264" w15:paraIdParent="4F9E55DC" w15:done="0"/>
  <w15:commentEx w15:paraId="6E0D0582" w15:done="0"/>
  <w15:commentEx w15:paraId="0A6E14C2" w15:done="0"/>
  <w15:commentEx w15:paraId="2F842C6C" w15:done="0"/>
  <w15:commentEx w15:paraId="772D236A" w15:paraIdParent="2F842C6C" w15:done="0"/>
  <w15:commentEx w15:paraId="627F8ED5" w15:paraIdParent="2F842C6C" w15:done="0"/>
  <w15:commentEx w15:paraId="45167C71" w15:done="0"/>
  <w15:commentEx w15:paraId="4F5C986C" w15:done="0"/>
  <w15:commentEx w15:paraId="7518507D" w15:done="0"/>
  <w15:commentEx w15:paraId="7BF9E800" w15:done="0"/>
  <w15:commentEx w15:paraId="536CC300" w15:done="0"/>
  <w15:commentEx w15:paraId="2C384AA3" w15:paraIdParent="536CC300" w15:done="0"/>
  <w15:commentEx w15:paraId="2C126A11" w15:paraIdParent="536CC300" w15:done="0"/>
  <w15:commentEx w15:paraId="20CEB9B0" w15:paraIdParent="536CC300" w15:done="0"/>
  <w15:commentEx w15:paraId="09C0EC95" w15:done="0"/>
  <w15:commentEx w15:paraId="322FFF13" w15:done="0"/>
  <w15:commentEx w15:paraId="7FB588EB" w15:done="0"/>
  <w15:commentEx w15:paraId="34DFE40E" w15:done="0"/>
  <w15:commentEx w15:paraId="24E3E0AA" w15:done="0"/>
  <w15:commentEx w15:paraId="717566AD" w15:done="0"/>
  <w15:commentEx w15:paraId="773379C7" w15:paraIdParent="717566AD" w15:done="0"/>
  <w15:commentEx w15:paraId="5048DD8F" w15:done="0"/>
  <w15:commentEx w15:paraId="64F36B95" w15:paraIdParent="5048DD8F" w15:done="0"/>
  <w15:commentEx w15:paraId="478E8F10" w15:paraIdParent="5048DD8F" w15:done="0"/>
  <w15:commentEx w15:paraId="30F06B30" w15:paraIdParent="5048DD8F" w15:done="0"/>
  <w15:commentEx w15:paraId="178C31A2" w15:done="0"/>
  <w15:commentEx w15:paraId="6D3319E1" w15:done="0"/>
  <w15:commentEx w15:paraId="7FE4C242" w15:done="0"/>
  <w15:commentEx w15:paraId="26FAF70C" w15:done="0"/>
  <w15:commentEx w15:paraId="7A2DF477" w15:done="0"/>
  <w15:commentEx w15:paraId="0D4E33B2" w15:done="0"/>
  <w15:commentEx w15:paraId="60340FD3" w15:done="0"/>
  <w15:commentEx w15:paraId="222AE24B" w15:paraIdParent="60340FD3" w15:done="0"/>
  <w15:commentEx w15:paraId="27E5AB96" w15:done="0"/>
  <w15:commentEx w15:paraId="14EBB159" w15:done="0"/>
  <w15:commentEx w15:paraId="78621017" w15:paraIdParent="14EBB159" w15:done="0"/>
  <w15:commentEx w15:paraId="26C0B6AE" w15:done="0"/>
  <w15:commentEx w15:paraId="60FCF1A0" w15:done="0"/>
  <w15:commentEx w15:paraId="52F9EE24" w15:done="0"/>
  <w15:commentEx w15:paraId="38EF7C8E" w15:done="0"/>
  <w15:commentEx w15:paraId="722D7948" w15:done="0"/>
  <w15:commentEx w15:paraId="4809DC10" w15:done="0"/>
  <w15:commentEx w15:paraId="55F1C247" w15:paraIdParent="4809DC10" w15:done="0"/>
  <w15:commentEx w15:paraId="313C0884" w15:done="0"/>
  <w15:commentEx w15:paraId="6C4A6F44" w15:paraIdParent="313C0884" w15:done="0"/>
  <w15:commentEx w15:paraId="173D586B" w15:paraIdParent="313C0884" w15:done="0"/>
  <w15:commentEx w15:paraId="493C5ECF" w15:done="0"/>
  <w15:commentEx w15:paraId="4B27DA3D" w15:done="0"/>
  <w15:commentEx w15:paraId="7D1AB715" w15:paraIdParent="4B27DA3D" w15:done="0"/>
  <w15:commentEx w15:paraId="3979C810" w15:done="0"/>
  <w15:commentEx w15:paraId="47E8F7E6" w15:paraIdParent="3979C810" w15:done="0"/>
  <w15:commentEx w15:paraId="2AC15F47" w15:done="0"/>
  <w15:commentEx w15:paraId="67949F19" w15:paraIdParent="2AC15F47" w15:done="0"/>
  <w15:commentEx w15:paraId="2F96EFCC" w15:done="0"/>
  <w15:commentEx w15:paraId="50F5C962" w15:paraIdParent="2F96EFCC" w15:done="0"/>
  <w15:commentEx w15:paraId="1448805F" w15:done="0"/>
  <w15:commentEx w15:paraId="5E8E7FDF" w15:paraIdParent="1448805F" w15:done="0"/>
  <w15:commentEx w15:paraId="24B2329B" w15:paraIdParent="1448805F" w15:done="0"/>
  <w15:commentEx w15:paraId="2C717499" w15:done="0"/>
  <w15:commentEx w15:paraId="4861B955" w15:done="0"/>
  <w15:commentEx w15:paraId="5BCE922E" w15:done="0"/>
  <w15:commentEx w15:paraId="0DDF531B" w15:paraIdParent="5BCE922E" w15:done="0"/>
  <w15:commentEx w15:paraId="401F7C77" w15:paraIdParent="5BCE922E" w15:done="0"/>
  <w15:commentEx w15:paraId="2E051412" w15:done="0"/>
  <w15:commentEx w15:paraId="3D177560" w15:done="0"/>
  <w15:commentEx w15:paraId="2656C2B5" w15:paraIdParent="3D177560" w15:done="0"/>
  <w15:commentEx w15:paraId="29107096" w15:done="0"/>
  <w15:commentEx w15:paraId="68C5306C" w15:done="0"/>
  <w15:commentEx w15:paraId="154EE5DB" w15:done="0"/>
  <w15:commentEx w15:paraId="50B9B62F" w15:done="0"/>
  <w15:commentEx w15:paraId="0D0CD137" w15:done="1"/>
  <w15:commentEx w15:paraId="6EB221EA" w15:done="1"/>
  <w15:commentEx w15:paraId="0860AC1E" w15:done="1"/>
  <w15:commentEx w15:paraId="5DCDBACA" w15:done="0"/>
  <w15:commentEx w15:paraId="3FA0BE6B" w15:done="1"/>
  <w15:commentEx w15:paraId="127B1E8E" w15:done="1"/>
  <w15:commentEx w15:paraId="2A4BF887" w15:done="0"/>
  <w15:commentEx w15:paraId="4492EFE6" w15:paraIdParent="2A4BF887" w15:done="0"/>
  <w15:commentEx w15:paraId="0E55C8F6" w15:paraIdParent="2A4BF887" w15:done="0"/>
  <w15:commentEx w15:paraId="49308C7A" w15:done="0"/>
  <w15:commentEx w15:paraId="60EB33C1" w15:paraIdParent="49308C7A" w15:done="0"/>
  <w15:commentEx w15:paraId="50813660" w15:done="1"/>
  <w15:commentEx w15:paraId="63C0E87C" w15:paraIdParent="50813660" w15:done="1"/>
  <w15:commentEx w15:paraId="70F87548" w15:paraIdParent="50813660" w15:done="1"/>
  <w15:commentEx w15:paraId="2926F626" w15:paraIdParent="50813660" w15:done="1"/>
  <w15:commentEx w15:paraId="3DA009D8" w15:done="0"/>
  <w15:commentEx w15:paraId="76060BEC" w15:done="0"/>
  <w15:commentEx w15:paraId="01C6541D" w15:done="0"/>
  <w15:commentEx w15:paraId="4815C8AB" w15:paraIdParent="01C6541D" w15:done="0"/>
  <w15:commentEx w15:paraId="0BD8D9EC" w15:paraIdParent="01C6541D" w15:done="0"/>
  <w15:commentEx w15:paraId="29314093" w15:done="0"/>
  <w15:commentEx w15:paraId="5B4A2688" w15:paraIdParent="29314093" w15:done="0"/>
  <w15:commentEx w15:paraId="707E668E" w15:done="0"/>
  <w15:commentEx w15:paraId="6E7AA110" w15:done="1"/>
  <w15:commentEx w15:paraId="5DB2CC92" w15:done="1"/>
  <w15:commentEx w15:paraId="241F5C0F" w15:done="0"/>
  <w15:commentEx w15:paraId="377EF6E3" w15:done="0"/>
  <w15:commentEx w15:paraId="3333FC45" w15:done="1"/>
  <w15:commentEx w15:paraId="43ED66AB" w15:done="0"/>
  <w15:commentEx w15:paraId="450C6A62" w15:done="0"/>
  <w15:commentEx w15:paraId="6C0B8C93" w15:done="0"/>
  <w15:commentEx w15:paraId="7D617FD8" w15:paraIdParent="6C0B8C93" w15:done="0"/>
  <w15:commentEx w15:paraId="1AFDD5BD" w15:done="1"/>
  <w15:commentEx w15:paraId="05D3625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24C8FA" w16cex:dateUtc="2026-06-02T14:16:00Z"/>
  <w16cex:commentExtensible w16cex:durableId="2877FCE5" w16cex:dateUtc="2026-09-02T14:24:00Z"/>
  <w16cex:commentExtensible w16cex:durableId="1606246A" w16cex:dateUtc="2026-09-02T14:10:00Z"/>
  <w16cex:commentExtensible w16cex:durableId="66D28AA5" w16cex:dateUtc="2026-06-02T14:20:00Z"/>
  <w16cex:commentExtensible w16cex:durableId="2E92CFFB" w16cex:dateUtc="2026-06-02T14:22:00Z"/>
  <w16cex:commentExtensible w16cex:durableId="34CC6E45" w16cex:dateUtc="2026-09-02T14:14:00Z"/>
  <w16cex:commentExtensible w16cex:durableId="65A736AB" w16cex:dateUtc="2026-06-02T16:12:00Z"/>
  <w16cex:commentExtensible w16cex:durableId="4A897BD8" w16cex:dateUtc="2026-09-02T14:26:00Z"/>
  <w16cex:commentExtensible w16cex:durableId="76CD4BC7" w16cex:dateUtc="2026-07-16T09:56:00Z">
    <w16cex:extLst>
      <w16:ext w16:uri="{CE6994B0-6A32-4C9F-8C6B-6E91EDA988CE}">
        <cr:reactions xmlns:cr="http://schemas.microsoft.com/office/comments/2020/reactions">
          <cr:reaction reactionType="1">
            <cr:reactionInfo dateUtc="2026-09-02T14:30:15Z">
              <cr:user userId="S::apringle2@wisc.edu::1a875df8-7146-44ca-8916-ffed9ecd0a19" userProvider="AD" userName="Anne Pringle"/>
            </cr:reactionInfo>
          </cr:reaction>
        </cr:reactions>
      </w16:ext>
    </w16cex:extLst>
  </w16cex:commentExtensible>
  <w16cex:commentExtensible w16cex:durableId="407ACF87" w16cex:dateUtc="2026-09-02T14:31:00Z"/>
  <w16cex:commentExtensible w16cex:durableId="05F1E26D" w16cex:dateUtc="2026-09-26T21:49:00Z"/>
  <w16cex:commentExtensible w16cex:durableId="51FA444C" w16cex:dateUtc="2026-06-02T16:16:00Z">
    <w16cex:extLst>
      <w16:ext w16:uri="{CE6994B0-6A32-4C9F-8C6B-6E91EDA988CE}">
        <cr:reactions xmlns:cr="http://schemas.microsoft.com/office/comments/2020/reactions">
          <cr:reaction reactionType="1">
            <cr:reactionInfo dateUtc="2026-09-26T21:55:02Z">
              <cr:user userId="S::raiti@wisc.edu::d407ab45-a68a-43f1-8c7f-71f4b3f01db6" userProvider="AD" userName="Jason Raiti"/>
            </cr:reactionInfo>
          </cr:reaction>
        </cr:reactions>
      </w16:ext>
    </w16cex:extLst>
  </w16cex:commentExtensible>
  <w16cex:commentExtensible w16cex:durableId="1FAC2403" w16cex:dateUtc="2026-07-16T09:57:00Z">
    <w16cex:extLst>
      <w16:ext w16:uri="{CE6994B0-6A32-4C9F-8C6B-6E91EDA988CE}">
        <cr:reactions xmlns:cr="http://schemas.microsoft.com/office/comments/2020/reactions">
          <cr:reaction reactionType="1">
            <cr:reactionInfo dateUtc="2026-09-26T21:55:01Z">
              <cr:user userId="S::raiti@wisc.edu::d407ab45-a68a-43f1-8c7f-71f4b3f01db6" userProvider="AD" userName="Jason Raiti"/>
            </cr:reactionInfo>
          </cr:reaction>
        </cr:reactions>
      </w16:ext>
    </w16cex:extLst>
  </w16cex:commentExtensible>
  <w16cex:commentExtensible w16cex:durableId="298FBB90" w16cex:dateUtc="2026-06-02T16:17:00Z">
    <w16cex:extLst>
      <w16:ext w16:uri="{CE6994B0-6A32-4C9F-8C6B-6E91EDA988CE}">
        <cr:reactions xmlns:cr="http://schemas.microsoft.com/office/comments/2020/reactions">
          <cr:reaction reactionType="1">
            <cr:reactionInfo dateUtc="2026-07-16T09:38:01Z">
              <cr:user userId="S::raiti@wisc.edu::d407ab45-a68a-43f1-8c7f-71f4b3f01db6" userProvider="AD" userName="Jason Raiti"/>
            </cr:reactionInfo>
          </cr:reaction>
        </cr:reactions>
      </w16:ext>
    </w16cex:extLst>
  </w16cex:commentExtensible>
  <w16cex:commentExtensible w16cex:durableId="7934E5C2" w16cex:dateUtc="2026-07-16T09:58:00Z"/>
  <w16cex:commentExtensible w16cex:durableId="657C0645" w16cex:dateUtc="2026-07-16T09:59:00Z"/>
  <w16cex:commentExtensible w16cex:durableId="10FD33A7" w16cex:dateUtc="2026-06-02T14:59:00Z">
    <w16cex:extLst>
      <w16:ext w16:uri="{CE6994B0-6A32-4C9F-8C6B-6E91EDA988CE}">
        <cr:reactions xmlns:cr="http://schemas.microsoft.com/office/comments/2020/reactions">
          <cr:reaction reactionType="1">
            <cr:reactionInfo dateUtc="2026-09-26T21:54:48Z">
              <cr:user userId="S::raiti@wisc.edu::d407ab45-a68a-43f1-8c7f-71f4b3f01db6" userProvider="AD" userName="Jason Raiti"/>
            </cr:reactionInfo>
          </cr:reaction>
        </cr:reactions>
      </w16:ext>
    </w16cex:extLst>
  </w16cex:commentExtensible>
  <w16cex:commentExtensible w16cex:durableId="66001258" w16cex:dateUtc="2026-06-02T15:19:00Z">
    <w16cex:extLst>
      <w16:ext w16:uri="{CE6994B0-6A32-4C9F-8C6B-6E91EDA988CE}">
        <cr:reactions xmlns:cr="http://schemas.microsoft.com/office/comments/2020/reactions">
          <cr:reaction reactionType="1">
            <cr:reactionInfo dateUtc="2026-09-26T21:54:57Z">
              <cr:user userId="S::raiti@wisc.edu::d407ab45-a68a-43f1-8c7f-71f4b3f01db6" userProvider="AD" userName="Jason Raiti"/>
            </cr:reactionInfo>
          </cr:reaction>
        </cr:reactions>
      </w16:ext>
    </w16cex:extLst>
  </w16cex:commentExtensible>
  <w16cex:commentExtensible w16cex:durableId="63779087" w16cex:dateUtc="2026-06-02T15:05:00Z">
    <w16cex:extLst>
      <w16:ext w16:uri="{CE6994B0-6A32-4C9F-8C6B-6E91EDA988CE}">
        <cr:reactions xmlns:cr="http://schemas.microsoft.com/office/comments/2020/reactions">
          <cr:reaction reactionType="1">
            <cr:reactionInfo dateUtc="2026-07-16T09:48:33Z">
              <cr:user userId="S::raiti@wisc.edu::d407ab45-a68a-43f1-8c7f-71f4b3f01db6" userProvider="AD" userName="Jason Raiti"/>
            </cr:reactionInfo>
          </cr:reaction>
        </cr:reactions>
      </w16:ext>
    </w16cex:extLst>
  </w16cex:commentExtensible>
  <w16cex:commentExtensible w16cex:durableId="347CC8EF" w16cex:dateUtc="2026-09-02T14:40:00Z"/>
  <w16cex:commentExtensible w16cex:durableId="2D4A038F" w16cex:dateUtc="2026-06-02T16:24:00Z">
    <w16cex:extLst>
      <w16:ext w16:uri="{CE6994B0-6A32-4C9F-8C6B-6E91EDA988CE}">
        <cr:reactions xmlns:cr="http://schemas.microsoft.com/office/comments/2020/reactions">
          <cr:reaction reactionType="1">
            <cr:reactionInfo dateUtc="2026-07-16T09:50:22Z">
              <cr:user userId="S::raiti@wisc.edu::d407ab45-a68a-43f1-8c7f-71f4b3f01db6" userProvider="AD" userName="Jason Raiti"/>
            </cr:reactionInfo>
          </cr:reaction>
        </cr:reactions>
      </w16:ext>
    </w16cex:extLst>
  </w16cex:commentExtensible>
  <w16cex:commentExtensible w16cex:durableId="6D5F9145" w16cex:dateUtc="2026-07-16T09:51:00Z"/>
  <w16cex:commentExtensible w16cex:durableId="601FB950" w16cex:dateUtc="2026-07-16T09:54:00Z"/>
  <w16cex:commentExtensible w16cex:durableId="3A95671B" w16cex:dateUtc="2026-09-02T14:41:00Z"/>
  <w16cex:commentExtensible w16cex:durableId="3B5869DC" w16cex:dateUtc="2026-06-02T15:25:00Z"/>
  <w16cex:commentExtensible w16cex:durableId="266CC919" w16cex:dateUtc="2026-06-02T16:30:00Z">
    <w16cex:extLst>
      <w16:ext w16:uri="{CE6994B0-6A32-4C9F-8C6B-6E91EDA988CE}">
        <cr:reactions xmlns:cr="http://schemas.microsoft.com/office/comments/2020/reactions">
          <cr:reaction reactionType="1">
            <cr:reactionInfo dateUtc="2026-09-26T22:12:29Z">
              <cr:user userId="S::raiti@wisc.edu::d407ab45-a68a-43f1-8c7f-71f4b3f01db6" userProvider="AD" userName="Jason Raiti"/>
            </cr:reactionInfo>
          </cr:reaction>
        </cr:reactions>
      </w16:ext>
    </w16cex:extLst>
  </w16cex:commentExtensible>
  <w16cex:commentExtensible w16cex:durableId="62A9A58A" w16cex:dateUtc="2026-06-02T17:21:00Z"/>
  <w16cex:commentExtensible w16cex:durableId="2F22535D" w16cex:dateUtc="2026-09-02T14:53:00Z"/>
  <w16cex:commentExtensible w16cex:durableId="46D61A03" w16cex:dateUtc="2026-09-02T14:52:00Z">
    <w16cex:extLst>
      <w16:ext w16:uri="{CE6994B0-6A32-4C9F-8C6B-6E91EDA988CE}">
        <cr:reactions xmlns:cr="http://schemas.microsoft.com/office/comments/2020/reactions">
          <cr:reaction reactionType="1">
            <cr:reactionInfo dateUtc="2026-09-26T22:15:46Z">
              <cr:user userId="S::raiti@wisc.edu::d407ab45-a68a-43f1-8c7f-71f4b3f01db6" userProvider="AD" userName="Jason Raiti"/>
            </cr:reactionInfo>
          </cr:reaction>
        </cr:reactions>
      </w16:ext>
    </w16cex:extLst>
  </w16cex:commentExtensible>
  <w16cex:commentExtensible w16cex:durableId="119AEDD7" w16cex:dateUtc="2026-07-16T10:07:00Z">
    <w16cex:extLst>
      <w16:ext w16:uri="{CE6994B0-6A32-4C9F-8C6B-6E91EDA988CE}">
        <cr:reactions xmlns:cr="http://schemas.microsoft.com/office/comments/2020/reactions">
          <cr:reaction reactionType="1">
            <cr:reactionInfo dateUtc="2026-09-26T22:16:07Z">
              <cr:user userId="S::raiti@wisc.edu::d407ab45-a68a-43f1-8c7f-71f4b3f01db6" userProvider="AD" userName="Jason Raiti"/>
            </cr:reactionInfo>
          </cr:reaction>
        </cr:reactions>
      </w16:ext>
    </w16cex:extLst>
  </w16cex:commentExtensible>
  <w16cex:commentExtensible w16cex:durableId="5F133952" w16cex:dateUtc="2026-09-02T14:49:00Z"/>
  <w16cex:commentExtensible w16cex:durableId="32BB3BFD" w16cex:dateUtc="2026-06-02T14:40:00Z">
    <w16cex:extLst>
      <w16:ext w16:uri="{CE6994B0-6A32-4C9F-8C6B-6E91EDA988CE}">
        <cr:reactions xmlns:cr="http://schemas.microsoft.com/office/comments/2020/reactions">
          <cr:reaction reactionType="1">
            <cr:reactionInfo dateUtc="2026-09-26T22:21:21Z">
              <cr:user userId="S::raiti@wisc.edu::d407ab45-a68a-43f1-8c7f-71f4b3f01db6" userProvider="AD" userName="Jason Raiti"/>
            </cr:reactionInfo>
          </cr:reaction>
        </cr:reactions>
      </w16:ext>
    </w16cex:extLst>
  </w16cex:commentExtensible>
  <w16cex:commentExtensible w16cex:durableId="77B54E24" w16cex:dateUtc="2026-06-08T16:40:00Z"/>
  <w16cex:commentExtensible w16cex:durableId="0E1FB6B7" w16cex:dateUtc="2026-07-16T10:08:00Z"/>
  <w16cex:commentExtensible w16cex:durableId="42C87ECC" w16cex:dateUtc="2026-09-02T14:55:00Z"/>
  <w16cex:commentExtensible w16cex:durableId="7E4DE002" w16cex:dateUtc="2026-06-05T15:43:00Z">
    <w16cex:extLst>
      <w16:ext w16:uri="{CE6994B0-6A32-4C9F-8C6B-6E91EDA988CE}">
        <cr:reactions xmlns:cr="http://schemas.microsoft.com/office/comments/2020/reactions">
          <cr:reaction reactionType="1">
            <cr:reactionInfo dateUtc="2026-09-26T22:21:19Z">
              <cr:user userId="S::raiti@wisc.edu::d407ab45-a68a-43f1-8c7f-71f4b3f01db6" userProvider="AD" userName="Jason Raiti"/>
            </cr:reactionInfo>
          </cr:reaction>
        </cr:reactions>
      </w16:ext>
    </w16cex:extLst>
  </w16cex:commentExtensible>
  <w16cex:commentExtensible w16cex:durableId="6BEF7418" w16cex:dateUtc="2026-06-02T18:12:00Z">
    <w16cex:extLst>
      <w16:ext w16:uri="{CE6994B0-6A32-4C9F-8C6B-6E91EDA988CE}">
        <cr:reactions xmlns:cr="http://schemas.microsoft.com/office/comments/2020/reactions">
          <cr:reaction reactionType="1">
            <cr:reactionInfo dateUtc="2026-09-26T22:21:39Z">
              <cr:user userId="S::raiti@wisc.edu::d407ab45-a68a-43f1-8c7f-71f4b3f01db6" userProvider="AD" userName="Jason Raiti"/>
            </cr:reactionInfo>
          </cr:reaction>
        </cr:reactions>
      </w16:ext>
    </w16cex:extLst>
  </w16cex:commentExtensible>
  <w16cex:commentExtensible w16cex:durableId="0BEE4FFE" w16cex:dateUtc="2026-07-16T10:36:00Z"/>
  <w16cex:commentExtensible w16cex:durableId="069B39D3" w16cex:dateUtc="2026-06-05T14:34:00Z"/>
  <w16cex:commentExtensible w16cex:durableId="2AFC23BA" w16cex:dateUtc="2026-07-16T10:13:00Z"/>
  <w16cex:commentExtensible w16cex:durableId="3F54CD33" w16cex:dateUtc="2026-06-05T14:42:00Z">
    <w16cex:extLst>
      <w16:ext w16:uri="{CE6994B0-6A32-4C9F-8C6B-6E91EDA988CE}">
        <cr:reactions xmlns:cr="http://schemas.microsoft.com/office/comments/2020/reactions">
          <cr:reaction reactionType="1">
            <cr:reactionInfo dateUtc="2026-09-26T22:22:03Z">
              <cr:user userId="S::raiti@wisc.edu::d407ab45-a68a-43f1-8c7f-71f4b3f01db6" userProvider="AD" userName="Jason Raiti"/>
            </cr:reactionInfo>
          </cr:reaction>
        </cr:reactions>
      </w16:ext>
    </w16cex:extLst>
  </w16cex:commentExtensible>
  <w16cex:commentExtensible w16cex:durableId="5F797F63" w16cex:dateUtc="2026-09-02T20:05:00Z">
    <w16cex:extLst>
      <w16:ext w16:uri="{CE6994B0-6A32-4C9F-8C6B-6E91EDA988CE}">
        <cr:reactions xmlns:cr="http://schemas.microsoft.com/office/comments/2020/reactions">
          <cr:reaction reactionType="1">
            <cr:reactionInfo dateUtc="2026-09-26T22:22:30Z">
              <cr:user userId="S::raiti@wisc.edu::d407ab45-a68a-43f1-8c7f-71f4b3f01db6" userProvider="AD" userName="Jason Raiti"/>
            </cr:reactionInfo>
          </cr:reaction>
        </cr:reactions>
      </w16:ext>
    </w16cex:extLst>
  </w16cex:commentExtensible>
  <w16cex:commentExtensible w16cex:durableId="41902FF7" w16cex:dateUtc="2026-09-02T20:07:00Z"/>
  <w16cex:commentExtensible w16cex:durableId="31D0E9CF" w16cex:dateUtc="2026-06-08T16:25:00Z"/>
  <w16cex:commentExtensible w16cex:durableId="48CDF8CA" w16cex:dateUtc="2026-06-05T14:42:00Z"/>
  <w16cex:commentExtensible w16cex:durableId="271303F9" w16cex:dateUtc="2026-07-16T10:16:00Z"/>
  <w16cex:commentExtensible w16cex:durableId="4A58824D" w16cex:dateUtc="2026-06-05T14:47:00Z">
    <w16cex:extLst>
      <w16:ext w16:uri="{CE6994B0-6A32-4C9F-8C6B-6E91EDA988CE}">
        <cr:reactions xmlns:cr="http://schemas.microsoft.com/office/comments/2020/reactions">
          <cr:reaction reactionType="1">
            <cr:reactionInfo dateUtc="2026-09-26T22:34:05Z">
              <cr:user userId="S::raiti@wisc.edu::d407ab45-a68a-43f1-8c7f-71f4b3f01db6" userProvider="AD" userName="Jason Raiti"/>
            </cr:reactionInfo>
          </cr:reaction>
        </cr:reactions>
      </w16:ext>
    </w16cex:extLst>
  </w16cex:commentExtensible>
  <w16cex:commentExtensible w16cex:durableId="7637625E" w16cex:dateUtc="2026-07-16T10:18:00Z"/>
  <w16cex:commentExtensible w16cex:durableId="18D38080" w16cex:dateUtc="2026-06-05T15:02:00Z">
    <w16cex:extLst>
      <w16:ext w16:uri="{CE6994B0-6A32-4C9F-8C6B-6E91EDA988CE}">
        <cr:reactions xmlns:cr="http://schemas.microsoft.com/office/comments/2020/reactions">
          <cr:reaction reactionType="1">
            <cr:reactionInfo dateUtc="2026-09-26T22:34:35Z">
              <cr:user userId="S::raiti@wisc.edu::d407ab45-a68a-43f1-8c7f-71f4b3f01db6" userProvider="AD" userName="Jason Raiti"/>
            </cr:reactionInfo>
          </cr:reaction>
        </cr:reactions>
      </w16:ext>
    </w16cex:extLst>
  </w16cex:commentExtensible>
  <w16cex:commentExtensible w16cex:durableId="3CB54F1C" w16cex:dateUtc="2026-09-02T20:27:00Z">
    <w16cex:extLst>
      <w16:ext w16:uri="{CE6994B0-6A32-4C9F-8C6B-6E91EDA988CE}">
        <cr:reactions xmlns:cr="http://schemas.microsoft.com/office/comments/2020/reactions">
          <cr:reaction reactionType="1">
            <cr:reactionInfo dateUtc="2026-09-26T22:35:26Z">
              <cr:user userId="S::raiti@wisc.edu::d407ab45-a68a-43f1-8c7f-71f4b3f01db6" userProvider="AD" userName="Jason Raiti"/>
            </cr:reactionInfo>
          </cr:reaction>
        </cr:reactions>
      </w16:ext>
    </w16cex:extLst>
  </w16cex:commentExtensible>
  <w16cex:commentExtensible w16cex:durableId="23F8A001" w16cex:dateUtc="2026-07-16T10:21:00Z"/>
  <w16cex:commentExtensible w16cex:durableId="2C8BDFD6" w16cex:dateUtc="2026-09-03T14:32:00Z">
    <w16cex:extLst>
      <w16:ext w16:uri="{CE6994B0-6A32-4C9F-8C6B-6E91EDA988CE}">
        <cr:reactions xmlns:cr="http://schemas.microsoft.com/office/comments/2020/reactions">
          <cr:reaction reactionType="1">
            <cr:reactionInfo dateUtc="2026-09-26T22:36:36Z">
              <cr:user userId="S::raiti@wisc.edu::d407ab45-a68a-43f1-8c7f-71f4b3f01db6" userProvider="AD" userName="Jason Raiti"/>
            </cr:reactionInfo>
          </cr:reaction>
        </cr:reactions>
      </w16:ext>
    </w16cex:extLst>
  </w16cex:commentExtensible>
  <w16cex:commentExtensible w16cex:durableId="33D86734" w16cex:dateUtc="2026-09-26T22:36:00Z"/>
  <w16cex:commentExtensible w16cex:durableId="52BD74A2" w16cex:dateUtc="2026-06-05T15:17:00Z"/>
  <w16cex:commentExtensible w16cex:durableId="3C5B2280" w16cex:dateUtc="2026-07-16T10:28:00Z"/>
  <w16cex:commentExtensible w16cex:durableId="18146395" w16cex:dateUtc="2026-07-16T10:29:00Z"/>
  <w16cex:commentExtensible w16cex:durableId="4BDAF2B2" w16cex:dateUtc="2026-06-05T15:22:00Z">
    <w16cex:extLst>
      <w16:ext w16:uri="{CE6994B0-6A32-4C9F-8C6B-6E91EDA988CE}">
        <cr:reactions xmlns:cr="http://schemas.microsoft.com/office/comments/2020/reactions">
          <cr:reaction reactionType="1">
            <cr:reactionInfo dateUtc="2026-07-16T10:30:16Z">
              <cr:user userId="S::raiti@wisc.edu::d407ab45-a68a-43f1-8c7f-71f4b3f01db6" userProvider="AD" userName="Jason Raiti"/>
            </cr:reactionInfo>
          </cr:reaction>
        </cr:reactions>
      </w16:ext>
    </w16cex:extLst>
  </w16cex:commentExtensible>
  <w16cex:commentExtensible w16cex:durableId="0A2D437C" w16cex:dateUtc="2026-06-05T15:28:00Z"/>
  <w16cex:commentExtensible w16cex:durableId="588F90DB" w16cex:dateUtc="2026-07-16T10:32:00Z">
    <w16cex:extLst>
      <w16:ext w16:uri="{CE6994B0-6A32-4C9F-8C6B-6E91EDA988CE}">
        <cr:reactions xmlns:cr="http://schemas.microsoft.com/office/comments/2020/reactions">
          <cr:reaction reactionType="1">
            <cr:reactionInfo dateUtc="2026-09-03T14:34:16Z">
              <cr:user userId="S::apringle2@wisc.edu::1a875df8-7146-44ca-8916-ffed9ecd0a19" userProvider="AD" userName="Anne Pringle"/>
            </cr:reactionInfo>
          </cr:reaction>
        </cr:reactions>
      </w16:ext>
    </w16cex:extLst>
  </w16cex:commentExtensible>
  <w16cex:commentExtensible w16cex:durableId="6840FA63" w16cex:dateUtc="2026-06-05T15:40:00Z"/>
  <w16cex:commentExtensible w16cex:durableId="722535C2" w16cex:dateUtc="2026-06-05T15:41:00Z"/>
  <w16cex:commentExtensible w16cex:durableId="4620F464" w16cex:dateUtc="2026-06-05T15:51:00Z"/>
  <w16cex:commentExtensible w16cex:durableId="1EDA181A" w16cex:dateUtc="2026-07-16T10:41:00Z"/>
  <w16cex:commentExtensible w16cex:durableId="64B1F90C" w16cex:dateUtc="2026-06-05T15:53:00Z"/>
  <w16cex:commentExtensible w16cex:durableId="5355C546" w16cex:dateUtc="2026-07-16T10:42:00Z"/>
  <w16cex:commentExtensible w16cex:durableId="343BE114" w16cex:dateUtc="2026-06-05T15:56:00Z"/>
  <w16cex:commentExtensible w16cex:durableId="7F280586" w16cex:dateUtc="2026-07-16T10:45:00Z"/>
  <w16cex:commentExtensible w16cex:durableId="4DAF2D89" w16cex:dateUtc="2026-09-03T14:56:00Z"/>
  <w16cex:commentExtensible w16cex:durableId="38460C73" w16cex:dateUtc="2026-07-16T10:44:00Z"/>
  <w16cex:commentExtensible w16cex:durableId="7195E1C3" w16cex:dateUtc="2026-06-05T15:58:00Z">
    <w16cex:extLst>
      <w16:ext w16:uri="{CE6994B0-6A32-4C9F-8C6B-6E91EDA988CE}">
        <cr:reactions xmlns:cr="http://schemas.microsoft.com/office/comments/2020/reactions">
          <cr:reaction reactionType="1">
            <cr:reactionInfo dateUtc="2026-07-16T10:48:15Z">
              <cr:user userId="S::raiti@wisc.edu::d407ab45-a68a-43f1-8c7f-71f4b3f01db6" userProvider="AD" userName="Jason Raiti"/>
            </cr:reactionInfo>
          </cr:reaction>
        </cr:reactions>
      </w16:ext>
    </w16cex:extLst>
  </w16cex:commentExtensible>
  <w16cex:commentExtensible w16cex:durableId="14C7CDA9" w16cex:dateUtc="2026-06-08T15:41:00Z"/>
  <w16cex:commentExtensible w16cex:durableId="04949F0E" w16cex:dateUtc="2026-07-16T10:53:00Z"/>
  <w16cex:commentExtensible w16cex:durableId="01A04156" w16cex:dateUtc="2026-09-03T14:57:00Z"/>
  <w16cex:commentExtensible w16cex:durableId="760C4A95" w16cex:dateUtc="2026-09-03T15:00:00Z"/>
  <w16cex:commentExtensible w16cex:durableId="5ADD3AAF" w16cex:dateUtc="2026-06-08T15:43:00Z"/>
  <w16cex:commentExtensible w16cex:durableId="02B2AEA2" w16cex:dateUtc="2026-07-16T10:56:00Z"/>
  <w16cex:commentExtensible w16cex:durableId="0D41CE86" w16cex:dateUtc="2026-07-16T10:56:00Z"/>
  <w16cex:commentExtensible w16cex:durableId="67596DD0" w16cex:dateUtc="2026-06-08T15:46:00Z"/>
  <w16cex:commentExtensible w16cex:durableId="67EB962C" w16cex:dateUtc="2026-09-03T15:13:00Z"/>
  <w16cex:commentExtensible w16cex:durableId="6F8F73DD" w16cex:dateUtc="2026-07-16T11:18:00Z"/>
  <w16cex:commentExtensible w16cex:durableId="0ED7A87E" w16cex:dateUtc="2026-06-08T15:53:00Z"/>
  <w16cex:commentExtensible w16cex:durableId="0780BC89" w16cex:dateUtc="2026-09-03T15:17:00Z"/>
  <w16cex:commentExtensible w16cex:durableId="13463513" w16cex:dateUtc="2026-09-03T15:17:00Z">
    <w16cex:extLst>
      <w16:ext w16:uri="{CE6994B0-6A32-4C9F-8C6B-6E91EDA988CE}">
        <cr:reactions xmlns:cr="http://schemas.microsoft.com/office/comments/2020/reactions">
          <cr:reaction reactionType="1">
            <cr:reactionInfo dateUtc="2026-09-27T00:14:35Z">
              <cr:user userId="S::raiti@wisc.edu::d407ab45-a68a-43f1-8c7f-71f4b3f01db6" userProvider="AD" userName="Jason Raiti"/>
            </cr:reactionInfo>
          </cr:reaction>
        </cr:reactions>
      </w16:ext>
    </w16cex:extLst>
  </w16cex:commentExtensible>
  <w16cex:commentExtensible w16cex:durableId="0CE00C7B" w16cex:dateUtc="2026-06-08T16:08:00Z">
    <w16cex:extLst>
      <w16:ext w16:uri="{CE6994B0-6A32-4C9F-8C6B-6E91EDA988CE}">
        <cr:reactions xmlns:cr="http://schemas.microsoft.com/office/comments/2020/reactions">
          <cr:reaction reactionType="1">
            <cr:reactionInfo dateUtc="2026-07-16T11:48:12Z">
              <cr:user userId="S::raiti@wisc.edu::d407ab45-a68a-43f1-8c7f-71f4b3f01db6" userProvider="AD" userName="Jason Raiti"/>
            </cr:reactionInfo>
          </cr:reaction>
        </cr:reactions>
      </w16:ext>
    </w16cex:extLst>
  </w16cex:commentExtensible>
  <w16cex:commentExtensible w16cex:durableId="04DBCD14" w16cex:dateUtc="2026-09-03T15:19:00Z"/>
  <w16cex:commentExtensible w16cex:durableId="3312321C" w16cex:dateUtc="2026-09-03T15:23:00Z"/>
  <w16cex:commentExtensible w16cex:durableId="6231A485" w16cex:dateUtc="2026-06-09T14:30:00Z"/>
  <w16cex:commentExtensible w16cex:durableId="2ACA82F6" w16cex:dateUtc="2026-06-09T14:34:00Z"/>
  <w16cex:commentExtensible w16cex:durableId="78DBD0C4" w16cex:dateUtc="2026-09-04T14:10:00Z"/>
  <w16cex:commentExtensible w16cex:durableId="202905F5" w16cex:dateUtc="2026-06-09T14:48:00Z">
    <w16cex:extLst>
      <w16:ext w16:uri="{CE6994B0-6A32-4C9F-8C6B-6E91EDA988CE}">
        <cr:reactions xmlns:cr="http://schemas.microsoft.com/office/comments/2020/reactions">
          <cr:reaction reactionType="1">
            <cr:reactionInfo dateUtc="2026-09-04T14:05:23Z">
              <cr:user userId="S::apringle2@wisc.edu::1a875df8-7146-44ca-8916-ffed9ecd0a19" userProvider="AD" userName="Anne Pringle"/>
            </cr:reactionInfo>
            <cr:reactionInfo dateUtc="2026-07-16T12:59:11Z">
              <cr:user userId="S::raiti@wisc.edu::d407ab45-a68a-43f1-8c7f-71f4b3f01db6" userProvider="AD" userName="Jason Raiti"/>
            </cr:reactionInfo>
          </cr:reaction>
        </cr:reactions>
      </w16:ext>
    </w16cex:extLst>
  </w16cex:commentExtensible>
  <w16cex:commentExtensible w16cex:durableId="736859D2" w16cex:dateUtc="2026-07-16T12:59:00Z"/>
  <w16cex:commentExtensible w16cex:durableId="4BCF591B" w16cex:dateUtc="2026-09-04T14:06:00Z"/>
  <w16cex:commentExtensible w16cex:durableId="5E4C8E35" w16cex:dateUtc="2026-09-04T14:07:00Z"/>
  <w16cex:commentExtensible w16cex:durableId="0301767C" w16cex:dateUtc="2026-09-04T14:14:00Z"/>
  <w16cex:commentExtensible w16cex:durableId="5F4D853D" w16cex:dateUtc="2026-09-27T00:18:00Z"/>
  <w16cex:commentExtensible w16cex:durableId="54F46FF0" w16cex:dateUtc="2026-06-09T14:52:00Z"/>
  <w16cex:commentExtensible w16cex:durableId="1ED0F241" w16cex:dateUtc="2026-07-16T13:00:00Z"/>
  <w16cex:commentExtensible w16cex:durableId="781676BC" w16cex:dateUtc="2026-06-09T14:53:00Z"/>
  <w16cex:commentExtensible w16cex:durableId="7541B000" w16cex:dateUtc="2026-07-16T12:08:00Z"/>
  <w16cex:commentExtensible w16cex:durableId="00693FF6" w16cex:dateUtc="2026-07-16T13:02:00Z"/>
  <w16cex:commentExtensible w16cex:durableId="5170553C" w16cex:dateUtc="2026-09-04T14:19:00Z"/>
  <w16cex:commentExtensible w16cex:durableId="7911FE0F" w16cex:dateUtc="2026-09-27T00:20:00Z"/>
  <w16cex:commentExtensible w16cex:durableId="47319E8D" w16cex:dateUtc="2026-09-04T14:21:00Z"/>
  <w16cex:commentExtensible w16cex:durableId="08E214A9" w16cex:dateUtc="2026-06-09T15:14:00Z">
    <w16cex:extLst>
      <w16:ext w16:uri="{CE6994B0-6A32-4C9F-8C6B-6E91EDA988CE}">
        <cr:reactions xmlns:cr="http://schemas.microsoft.com/office/comments/2020/reactions">
          <cr:reaction reactionType="1">
            <cr:reactionInfo dateUtc="2026-07-16T12:29:54Z">
              <cr:user userId="S::raiti@wisc.edu::d407ab45-a68a-43f1-8c7f-71f4b3f01db6" userProvider="AD" userName="Jason Raiti"/>
            </cr:reactionInfo>
          </cr:reaction>
        </cr:reactions>
      </w16:ext>
    </w16cex:extLst>
  </w16cex:commentExtensible>
  <w16cex:commentExtensible w16cex:durableId="2B817807" w16cex:dateUtc="2026-06-09T15:11:00Z">
    <w16cex:extLst>
      <w16:ext w16:uri="{CE6994B0-6A32-4C9F-8C6B-6E91EDA988CE}">
        <cr:reactions xmlns:cr="http://schemas.microsoft.com/office/comments/2020/reactions">
          <cr:reaction reactionType="1">
            <cr:reactionInfo dateUtc="2026-07-16T12:29:56Z">
              <cr:user userId="S::raiti@wisc.edu::d407ab45-a68a-43f1-8c7f-71f4b3f01db6" userProvider="AD" userName="Jason Raiti"/>
            </cr:reactionInfo>
          </cr:reaction>
        </cr:reactions>
      </w16:ext>
    </w16cex:extLst>
  </w16cex:commentExtensible>
  <w16cex:commentExtensible w16cex:durableId="18BA2E7A" w16cex:dateUtc="2026-09-04T14:23:00Z">
    <w16cex:extLst>
      <w16:ext w16:uri="{CE6994B0-6A32-4C9F-8C6B-6E91EDA988CE}">
        <cr:reactions xmlns:cr="http://schemas.microsoft.com/office/comments/2020/reactions">
          <cr:reaction reactionType="1">
            <cr:reactionInfo dateUtc="2026-09-27T00:22:31Z">
              <cr:user userId="S::raiti@wisc.edu::d407ab45-a68a-43f1-8c7f-71f4b3f01db6" userProvider="AD" userName="Jason Raiti"/>
            </cr:reactionInfo>
          </cr:reaction>
        </cr:reactions>
      </w16:ext>
    </w16cex:extLst>
  </w16cex:commentExtensible>
  <w16cex:commentExtensible w16cex:durableId="71A006E9" w16cex:dateUtc="2026-07-16T14:52:00Z"/>
  <w16cex:commentExtensible w16cex:durableId="4ECA70CC" w16cex:dateUtc="2026-06-09T15:39:00Z"/>
  <w16cex:commentExtensible w16cex:durableId="08D4D37A" w16cex:dateUtc="2026-07-16T14:51:00Z"/>
  <w16cex:commentExtensible w16cex:durableId="506F3830" w16cex:dateUtc="2026-09-04T14:52:00Z"/>
  <w16cex:commentExtensible w16cex:durableId="0494624F" w16cex:dateUtc="2026-07-16T14:51:00Z"/>
  <w16cex:commentExtensible w16cex:durableId="6DC9DE93" w16cex:dateUtc="2026-09-04T14:53:00Z"/>
  <w16cex:commentExtensible w16cex:durableId="16BC4FC0" w16cex:dateUtc="2026-09-04T14:58:00Z"/>
  <w16cex:commentExtensible w16cex:durableId="46304FEB" w16cex:dateUtc="2026-09-04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D771EC" w16cid:durableId="6124C8FA"/>
  <w16cid:commentId w16cid:paraId="446EED3E" w16cid:durableId="2877FCE5"/>
  <w16cid:commentId w16cid:paraId="0997B783" w16cid:durableId="1606246A"/>
  <w16cid:commentId w16cid:paraId="73598F6F" w16cid:durableId="66D28AA5"/>
  <w16cid:commentId w16cid:paraId="3ED1FC8A" w16cid:durableId="2E92CFFB"/>
  <w16cid:commentId w16cid:paraId="0B85D3F9" w16cid:durableId="34CC6E45"/>
  <w16cid:commentId w16cid:paraId="4161A437" w16cid:durableId="65A736AB"/>
  <w16cid:commentId w16cid:paraId="35E2B381" w16cid:durableId="4A897BD8"/>
  <w16cid:commentId w16cid:paraId="4F9E55DC" w16cid:durableId="76CD4BC7"/>
  <w16cid:commentId w16cid:paraId="5896B5D9" w16cid:durableId="407ACF87"/>
  <w16cid:commentId w16cid:paraId="292AF264" w16cid:durableId="05F1E26D"/>
  <w16cid:commentId w16cid:paraId="6E0D0582" w16cid:durableId="51FA444C"/>
  <w16cid:commentId w16cid:paraId="0A6E14C2" w16cid:durableId="1FAC2403"/>
  <w16cid:commentId w16cid:paraId="2F842C6C" w16cid:durableId="298FBB90"/>
  <w16cid:commentId w16cid:paraId="772D236A" w16cid:durableId="7934E5C2"/>
  <w16cid:commentId w16cid:paraId="627F8ED5" w16cid:durableId="657C0645"/>
  <w16cid:commentId w16cid:paraId="45167C71" w16cid:durableId="10FD33A7"/>
  <w16cid:commentId w16cid:paraId="4F5C986C" w16cid:durableId="66001258"/>
  <w16cid:commentId w16cid:paraId="7518507D" w16cid:durableId="63779087"/>
  <w16cid:commentId w16cid:paraId="7BF9E800" w16cid:durableId="347CC8EF"/>
  <w16cid:commentId w16cid:paraId="536CC300" w16cid:durableId="2D4A038F"/>
  <w16cid:commentId w16cid:paraId="2C384AA3" w16cid:durableId="6D5F9145"/>
  <w16cid:commentId w16cid:paraId="2C126A11" w16cid:durableId="601FB950"/>
  <w16cid:commentId w16cid:paraId="20CEB9B0" w16cid:durableId="3A95671B"/>
  <w16cid:commentId w16cid:paraId="09C0EC95" w16cid:durableId="3B5869DC"/>
  <w16cid:commentId w16cid:paraId="322FFF13" w16cid:durableId="266CC919"/>
  <w16cid:commentId w16cid:paraId="7FB588EB" w16cid:durableId="62A9A58A"/>
  <w16cid:commentId w16cid:paraId="34DFE40E" w16cid:durableId="2F22535D"/>
  <w16cid:commentId w16cid:paraId="24E3E0AA" w16cid:durableId="46D61A03"/>
  <w16cid:commentId w16cid:paraId="717566AD" w16cid:durableId="119AEDD7"/>
  <w16cid:commentId w16cid:paraId="773379C7" w16cid:durableId="5F133952"/>
  <w16cid:commentId w16cid:paraId="5048DD8F" w16cid:durableId="32BB3BFD"/>
  <w16cid:commentId w16cid:paraId="64F36B95" w16cid:durableId="77B54E24"/>
  <w16cid:commentId w16cid:paraId="478E8F10" w16cid:durableId="0E1FB6B7"/>
  <w16cid:commentId w16cid:paraId="30F06B30" w16cid:durableId="42C87ECC"/>
  <w16cid:commentId w16cid:paraId="178C31A2" w16cid:durableId="7E4DE002"/>
  <w16cid:commentId w16cid:paraId="6D3319E1" w16cid:durableId="6BEF7418"/>
  <w16cid:commentId w16cid:paraId="7FE4C242" w16cid:durableId="0BEE4FFE"/>
  <w16cid:commentId w16cid:paraId="26FAF70C" w16cid:durableId="069B39D3"/>
  <w16cid:commentId w16cid:paraId="7A2DF477" w16cid:durableId="2AFC23BA"/>
  <w16cid:commentId w16cid:paraId="0D4E33B2" w16cid:durableId="3F54CD33"/>
  <w16cid:commentId w16cid:paraId="60340FD3" w16cid:durableId="5F797F63"/>
  <w16cid:commentId w16cid:paraId="222AE24B" w16cid:durableId="41902FF7"/>
  <w16cid:commentId w16cid:paraId="27E5AB96" w16cid:durableId="31D0E9CF"/>
  <w16cid:commentId w16cid:paraId="14EBB159" w16cid:durableId="48CDF8CA"/>
  <w16cid:commentId w16cid:paraId="78621017" w16cid:durableId="271303F9"/>
  <w16cid:commentId w16cid:paraId="26C0B6AE" w16cid:durableId="4A58824D"/>
  <w16cid:commentId w16cid:paraId="60FCF1A0" w16cid:durableId="7637625E"/>
  <w16cid:commentId w16cid:paraId="52F9EE24" w16cid:durableId="18D38080"/>
  <w16cid:commentId w16cid:paraId="38EF7C8E" w16cid:durableId="3CB54F1C"/>
  <w16cid:commentId w16cid:paraId="722D7948" w16cid:durableId="23F8A001"/>
  <w16cid:commentId w16cid:paraId="4809DC10" w16cid:durableId="2C8BDFD6"/>
  <w16cid:commentId w16cid:paraId="55F1C247" w16cid:durableId="33D86734"/>
  <w16cid:commentId w16cid:paraId="313C0884" w16cid:durableId="52BD74A2"/>
  <w16cid:commentId w16cid:paraId="6C4A6F44" w16cid:durableId="3C5B2280"/>
  <w16cid:commentId w16cid:paraId="173D586B" w16cid:durableId="18146395"/>
  <w16cid:commentId w16cid:paraId="493C5ECF" w16cid:durableId="4BDAF2B2"/>
  <w16cid:commentId w16cid:paraId="4B27DA3D" w16cid:durableId="0A2D437C"/>
  <w16cid:commentId w16cid:paraId="7D1AB715" w16cid:durableId="588F90DB"/>
  <w16cid:commentId w16cid:paraId="3979C810" w16cid:durableId="6840FA63"/>
  <w16cid:commentId w16cid:paraId="47E8F7E6" w16cid:durableId="722535C2"/>
  <w16cid:commentId w16cid:paraId="2AC15F47" w16cid:durableId="4620F464"/>
  <w16cid:commentId w16cid:paraId="67949F19" w16cid:durableId="1EDA181A"/>
  <w16cid:commentId w16cid:paraId="2F96EFCC" w16cid:durableId="64B1F90C"/>
  <w16cid:commentId w16cid:paraId="50F5C962" w16cid:durableId="5355C546"/>
  <w16cid:commentId w16cid:paraId="1448805F" w16cid:durableId="343BE114"/>
  <w16cid:commentId w16cid:paraId="5E8E7FDF" w16cid:durableId="7F280586"/>
  <w16cid:commentId w16cid:paraId="24B2329B" w16cid:durableId="4DAF2D89"/>
  <w16cid:commentId w16cid:paraId="2C717499" w16cid:durableId="38460C73"/>
  <w16cid:commentId w16cid:paraId="4861B955" w16cid:durableId="7195E1C3"/>
  <w16cid:commentId w16cid:paraId="5BCE922E" w16cid:durableId="14C7CDA9"/>
  <w16cid:commentId w16cid:paraId="0DDF531B" w16cid:durableId="04949F0E"/>
  <w16cid:commentId w16cid:paraId="401F7C77" w16cid:durableId="01A04156"/>
  <w16cid:commentId w16cid:paraId="2E051412" w16cid:durableId="760C4A95"/>
  <w16cid:commentId w16cid:paraId="3D177560" w16cid:durableId="5ADD3AAF"/>
  <w16cid:commentId w16cid:paraId="2656C2B5" w16cid:durableId="02B2AEA2"/>
  <w16cid:commentId w16cid:paraId="29107096" w16cid:durableId="0D41CE86"/>
  <w16cid:commentId w16cid:paraId="68C5306C" w16cid:durableId="67596DD0"/>
  <w16cid:commentId w16cid:paraId="154EE5DB" w16cid:durableId="67EB962C"/>
  <w16cid:commentId w16cid:paraId="50B9B62F" w16cid:durableId="6F8F73DD"/>
  <w16cid:commentId w16cid:paraId="0D0CD137" w16cid:durableId="0ED7A87E"/>
  <w16cid:commentId w16cid:paraId="6EB221EA" w16cid:durableId="0780BC89"/>
  <w16cid:commentId w16cid:paraId="0860AC1E" w16cid:durableId="13463513"/>
  <w16cid:commentId w16cid:paraId="5DCDBACA" w16cid:durableId="0CE00C7B"/>
  <w16cid:commentId w16cid:paraId="3FA0BE6B" w16cid:durableId="04DBCD14"/>
  <w16cid:commentId w16cid:paraId="127B1E8E" w16cid:durableId="3312321C"/>
  <w16cid:commentId w16cid:paraId="2A4BF887" w16cid:durableId="6231A485"/>
  <w16cid:commentId w16cid:paraId="4492EFE6" w16cid:durableId="2ACA82F6"/>
  <w16cid:commentId w16cid:paraId="0E55C8F6" w16cid:durableId="78DBD0C4"/>
  <w16cid:commentId w16cid:paraId="49308C7A" w16cid:durableId="202905F5"/>
  <w16cid:commentId w16cid:paraId="60EB33C1" w16cid:durableId="736859D2"/>
  <w16cid:commentId w16cid:paraId="50813660" w16cid:durableId="4BCF591B"/>
  <w16cid:commentId w16cid:paraId="63C0E87C" w16cid:durableId="5E4C8E35"/>
  <w16cid:commentId w16cid:paraId="70F87548" w16cid:durableId="0301767C"/>
  <w16cid:commentId w16cid:paraId="2926F626" w16cid:durableId="5F4D853D"/>
  <w16cid:commentId w16cid:paraId="3DA009D8" w16cid:durableId="54F46FF0"/>
  <w16cid:commentId w16cid:paraId="76060BEC" w16cid:durableId="1ED0F241"/>
  <w16cid:commentId w16cid:paraId="01C6541D" w16cid:durableId="781676BC"/>
  <w16cid:commentId w16cid:paraId="4815C8AB" w16cid:durableId="7541B000"/>
  <w16cid:commentId w16cid:paraId="0BD8D9EC" w16cid:durableId="00693FF6"/>
  <w16cid:commentId w16cid:paraId="29314093" w16cid:durableId="5170553C"/>
  <w16cid:commentId w16cid:paraId="5B4A2688" w16cid:durableId="7911FE0F"/>
  <w16cid:commentId w16cid:paraId="707E668E" w16cid:durableId="47319E8D"/>
  <w16cid:commentId w16cid:paraId="6E7AA110" w16cid:durableId="08E214A9"/>
  <w16cid:commentId w16cid:paraId="5DB2CC92" w16cid:durableId="2B817807"/>
  <w16cid:commentId w16cid:paraId="241F5C0F" w16cid:durableId="18BA2E7A"/>
  <w16cid:commentId w16cid:paraId="377EF6E3" w16cid:durableId="71A006E9"/>
  <w16cid:commentId w16cid:paraId="3333FC45" w16cid:durableId="4ECA70CC"/>
  <w16cid:commentId w16cid:paraId="43ED66AB" w16cid:durableId="08D4D37A"/>
  <w16cid:commentId w16cid:paraId="450C6A62" w16cid:durableId="506F3830"/>
  <w16cid:commentId w16cid:paraId="6C0B8C93" w16cid:durableId="0494624F"/>
  <w16cid:commentId w16cid:paraId="7D617FD8" w16cid:durableId="6DC9DE93"/>
  <w16cid:commentId w16cid:paraId="1AFDD5BD" w16cid:durableId="16BC4FC0"/>
  <w16cid:commentId w16cid:paraId="05D3625F" w16cid:durableId="46304F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AD27" w14:textId="77777777" w:rsidR="004F7942" w:rsidRDefault="004F7942">
      <w:pPr>
        <w:spacing w:line="240" w:lineRule="auto"/>
      </w:pPr>
      <w:r>
        <w:separator/>
      </w:r>
    </w:p>
  </w:endnote>
  <w:endnote w:type="continuationSeparator" w:id="0">
    <w:p w14:paraId="43E03D03" w14:textId="77777777" w:rsidR="004F7942" w:rsidRDefault="004F79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1" w:fontKey="{5D33AA7D-2F32-4AE7-9C18-27174F53C14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D0AD3E71-85EC-4776-B663-BDE81497C9E1}"/>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9B26E10B-4A97-4801-B303-35F2BBA7FD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1C435" w14:textId="77777777" w:rsidR="004F7942" w:rsidRDefault="004F7942">
      <w:pPr>
        <w:spacing w:line="240" w:lineRule="auto"/>
      </w:pPr>
      <w:r>
        <w:separator/>
      </w:r>
    </w:p>
  </w:footnote>
  <w:footnote w:type="continuationSeparator" w:id="0">
    <w:p w14:paraId="7AFD1398" w14:textId="77777777" w:rsidR="004F7942" w:rsidRDefault="004F79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F3C9" w14:textId="0AF1B527" w:rsidR="00D25CCD" w:rsidRDefault="005C5AD8">
    <w:pPr>
      <w:jc w:val="right"/>
      <w:rPr>
        <w:b/>
        <w:bCs/>
      </w:rPr>
    </w:pPr>
    <w:r>
      <w:rPr>
        <w:i/>
        <w:iCs/>
      </w:rPr>
      <w:t xml:space="preserve">Amanita </w:t>
    </w:r>
    <w:r>
      <w:t xml:space="preserve">Spore Shape: Raiti et al. </w:t>
    </w:r>
    <w:r>
      <w:fldChar w:fldCharType="begin"/>
    </w:r>
    <w:r>
      <w:instrText>PAGE</w:instrText>
    </w:r>
    <w:r>
      <w:fldChar w:fldCharType="separate"/>
    </w:r>
    <w:r w:rsidR="00F53608">
      <w:rPr>
        <w:noProof/>
      </w:rPr>
      <w:t>2</w:t>
    </w:r>
    <w: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 Pringle">
    <w15:presenceInfo w15:providerId="AD" w15:userId="S::apringle2@wisc.edu::1a875df8-7146-44ca-8916-ffed9ecd0a19"/>
  </w15:person>
  <w15:person w15:author="Jason Raiti">
    <w15:presenceInfo w15:providerId="AD" w15:userId="S::raiti@wisc.edu::d407ab45-a68a-43f1-8c7f-71f4b3f01d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CCD"/>
    <w:rsid w:val="00034A17"/>
    <w:rsid w:val="00054AED"/>
    <w:rsid w:val="0009661C"/>
    <w:rsid w:val="000A7579"/>
    <w:rsid w:val="000F7487"/>
    <w:rsid w:val="00102008"/>
    <w:rsid w:val="00120F42"/>
    <w:rsid w:val="00182224"/>
    <w:rsid w:val="0019367E"/>
    <w:rsid w:val="00193D35"/>
    <w:rsid w:val="001A3952"/>
    <w:rsid w:val="00200595"/>
    <w:rsid w:val="00206B48"/>
    <w:rsid w:val="00210DB2"/>
    <w:rsid w:val="00216529"/>
    <w:rsid w:val="002231B2"/>
    <w:rsid w:val="00241B35"/>
    <w:rsid w:val="002674D5"/>
    <w:rsid w:val="002B7AC0"/>
    <w:rsid w:val="002D48C5"/>
    <w:rsid w:val="003043B9"/>
    <w:rsid w:val="003044CC"/>
    <w:rsid w:val="003110FC"/>
    <w:rsid w:val="00332641"/>
    <w:rsid w:val="003447A7"/>
    <w:rsid w:val="003866F2"/>
    <w:rsid w:val="00390A50"/>
    <w:rsid w:val="003B32C2"/>
    <w:rsid w:val="003E252B"/>
    <w:rsid w:val="00400E55"/>
    <w:rsid w:val="004051F1"/>
    <w:rsid w:val="004504C1"/>
    <w:rsid w:val="00456B80"/>
    <w:rsid w:val="00457417"/>
    <w:rsid w:val="0046121F"/>
    <w:rsid w:val="00474684"/>
    <w:rsid w:val="00486C8A"/>
    <w:rsid w:val="004B456A"/>
    <w:rsid w:val="004B60CA"/>
    <w:rsid w:val="004D6F25"/>
    <w:rsid w:val="004F34BD"/>
    <w:rsid w:val="004F7942"/>
    <w:rsid w:val="00506A93"/>
    <w:rsid w:val="00512445"/>
    <w:rsid w:val="00575C51"/>
    <w:rsid w:val="005840FE"/>
    <w:rsid w:val="005B0014"/>
    <w:rsid w:val="005B3588"/>
    <w:rsid w:val="005C2533"/>
    <w:rsid w:val="005C5AD8"/>
    <w:rsid w:val="005D30A3"/>
    <w:rsid w:val="005E08CF"/>
    <w:rsid w:val="006325CA"/>
    <w:rsid w:val="00644A88"/>
    <w:rsid w:val="00655C3B"/>
    <w:rsid w:val="00674F8C"/>
    <w:rsid w:val="00693C3E"/>
    <w:rsid w:val="006A66ED"/>
    <w:rsid w:val="006B66EB"/>
    <w:rsid w:val="006B7C83"/>
    <w:rsid w:val="006E26B4"/>
    <w:rsid w:val="00704426"/>
    <w:rsid w:val="00723976"/>
    <w:rsid w:val="007243F1"/>
    <w:rsid w:val="007250BC"/>
    <w:rsid w:val="007440A6"/>
    <w:rsid w:val="007446B7"/>
    <w:rsid w:val="0074554F"/>
    <w:rsid w:val="0078231D"/>
    <w:rsid w:val="0078333F"/>
    <w:rsid w:val="00786985"/>
    <w:rsid w:val="0078729B"/>
    <w:rsid w:val="00791A09"/>
    <w:rsid w:val="007938A6"/>
    <w:rsid w:val="007A3A69"/>
    <w:rsid w:val="007C354E"/>
    <w:rsid w:val="007C7FA1"/>
    <w:rsid w:val="00837D97"/>
    <w:rsid w:val="00873C4D"/>
    <w:rsid w:val="00886B70"/>
    <w:rsid w:val="00890A6B"/>
    <w:rsid w:val="008A4BE5"/>
    <w:rsid w:val="008B2022"/>
    <w:rsid w:val="008C05CC"/>
    <w:rsid w:val="008F5F3F"/>
    <w:rsid w:val="0090320A"/>
    <w:rsid w:val="00905899"/>
    <w:rsid w:val="00910919"/>
    <w:rsid w:val="0092348B"/>
    <w:rsid w:val="0094143A"/>
    <w:rsid w:val="00954E57"/>
    <w:rsid w:val="00960242"/>
    <w:rsid w:val="00990B84"/>
    <w:rsid w:val="009955B7"/>
    <w:rsid w:val="009B081F"/>
    <w:rsid w:val="009B0F43"/>
    <w:rsid w:val="009C7175"/>
    <w:rsid w:val="009C74B5"/>
    <w:rsid w:val="009D59FB"/>
    <w:rsid w:val="009D6752"/>
    <w:rsid w:val="009E6C1A"/>
    <w:rsid w:val="009F0A95"/>
    <w:rsid w:val="009F262C"/>
    <w:rsid w:val="00A11424"/>
    <w:rsid w:val="00AB14B5"/>
    <w:rsid w:val="00AB5E9B"/>
    <w:rsid w:val="00AB6D67"/>
    <w:rsid w:val="00AD0507"/>
    <w:rsid w:val="00AE5454"/>
    <w:rsid w:val="00AE7225"/>
    <w:rsid w:val="00AF656B"/>
    <w:rsid w:val="00B02B54"/>
    <w:rsid w:val="00B03019"/>
    <w:rsid w:val="00B17A29"/>
    <w:rsid w:val="00B52143"/>
    <w:rsid w:val="00B5589C"/>
    <w:rsid w:val="00B8018D"/>
    <w:rsid w:val="00B87E12"/>
    <w:rsid w:val="00B9070C"/>
    <w:rsid w:val="00B9381C"/>
    <w:rsid w:val="00B97498"/>
    <w:rsid w:val="00BB13FD"/>
    <w:rsid w:val="00BB1A43"/>
    <w:rsid w:val="00BC3215"/>
    <w:rsid w:val="00BC3B49"/>
    <w:rsid w:val="00BD66F8"/>
    <w:rsid w:val="00C2004C"/>
    <w:rsid w:val="00C35178"/>
    <w:rsid w:val="00C54F1D"/>
    <w:rsid w:val="00C67DC0"/>
    <w:rsid w:val="00C74CF5"/>
    <w:rsid w:val="00CA4C03"/>
    <w:rsid w:val="00CC5E6F"/>
    <w:rsid w:val="00CF5374"/>
    <w:rsid w:val="00D15122"/>
    <w:rsid w:val="00D22018"/>
    <w:rsid w:val="00D25CCD"/>
    <w:rsid w:val="00D42656"/>
    <w:rsid w:val="00D656C7"/>
    <w:rsid w:val="00D90433"/>
    <w:rsid w:val="00D967E9"/>
    <w:rsid w:val="00DA4D6B"/>
    <w:rsid w:val="00DC4ADB"/>
    <w:rsid w:val="00DD65F2"/>
    <w:rsid w:val="00E178EC"/>
    <w:rsid w:val="00E275FA"/>
    <w:rsid w:val="00E33BAE"/>
    <w:rsid w:val="00E35A34"/>
    <w:rsid w:val="00E52311"/>
    <w:rsid w:val="00E75140"/>
    <w:rsid w:val="00ED491F"/>
    <w:rsid w:val="00F050C8"/>
    <w:rsid w:val="00F05955"/>
    <w:rsid w:val="00F420B9"/>
    <w:rsid w:val="00F53608"/>
    <w:rsid w:val="00F67265"/>
    <w:rsid w:val="00F7767D"/>
    <w:rsid w:val="00F8699B"/>
    <w:rsid w:val="00F95CEA"/>
    <w:rsid w:val="00FD49E0"/>
    <w:rsid w:val="00FE6BC6"/>
    <w:rsid w:val="18D81A98"/>
    <w:rsid w:val="2571CB0F"/>
    <w:rsid w:val="44A47722"/>
    <w:rsid w:val="51DC11E3"/>
    <w:rsid w:val="534695E8"/>
    <w:rsid w:val="6F4CC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C553"/>
  <w15:docId w15:val="{A004CC46-11E2-4951-9E6B-CC50A5AC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A9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F53608"/>
  </w:style>
  <w:style w:type="paragraph" w:styleId="Revision">
    <w:name w:val="Revision"/>
    <w:hidden/>
    <w:uiPriority w:val="99"/>
    <w:semiHidden/>
    <w:rsid w:val="00F53608"/>
    <w:pPr>
      <w:spacing w:line="240" w:lineRule="auto"/>
    </w:pPr>
  </w:style>
  <w:style w:type="character" w:styleId="CommentReference">
    <w:name w:val="annotation reference"/>
    <w:basedOn w:val="DefaultParagraphFont"/>
    <w:uiPriority w:val="99"/>
    <w:semiHidden/>
    <w:unhideWhenUsed/>
    <w:rsid w:val="00F53608"/>
    <w:rPr>
      <w:sz w:val="16"/>
      <w:szCs w:val="16"/>
    </w:rPr>
  </w:style>
  <w:style w:type="paragraph" w:styleId="CommentText">
    <w:name w:val="annotation text"/>
    <w:basedOn w:val="Normal"/>
    <w:link w:val="CommentTextChar"/>
    <w:uiPriority w:val="99"/>
    <w:unhideWhenUsed/>
    <w:rsid w:val="00F53608"/>
    <w:pPr>
      <w:spacing w:line="240" w:lineRule="auto"/>
    </w:pPr>
    <w:rPr>
      <w:sz w:val="20"/>
      <w:szCs w:val="20"/>
    </w:rPr>
  </w:style>
  <w:style w:type="character" w:customStyle="1" w:styleId="CommentTextChar">
    <w:name w:val="Comment Text Char"/>
    <w:basedOn w:val="DefaultParagraphFont"/>
    <w:link w:val="CommentText"/>
    <w:uiPriority w:val="99"/>
    <w:rsid w:val="00F53608"/>
    <w:rPr>
      <w:sz w:val="20"/>
      <w:szCs w:val="20"/>
    </w:rPr>
  </w:style>
  <w:style w:type="paragraph" w:styleId="CommentSubject">
    <w:name w:val="annotation subject"/>
    <w:basedOn w:val="CommentText"/>
    <w:next w:val="CommentText"/>
    <w:link w:val="CommentSubjectChar"/>
    <w:uiPriority w:val="99"/>
    <w:semiHidden/>
    <w:unhideWhenUsed/>
    <w:rsid w:val="00F53608"/>
    <w:rPr>
      <w:b/>
      <w:bCs/>
    </w:rPr>
  </w:style>
  <w:style w:type="character" w:customStyle="1" w:styleId="CommentSubjectChar">
    <w:name w:val="Comment Subject Char"/>
    <w:basedOn w:val="CommentTextChar"/>
    <w:link w:val="CommentSubject"/>
    <w:uiPriority w:val="99"/>
    <w:semiHidden/>
    <w:rsid w:val="00F53608"/>
    <w:rPr>
      <w:b/>
      <w:bCs/>
      <w:sz w:val="20"/>
      <w:szCs w:val="20"/>
    </w:rPr>
  </w:style>
  <w:style w:type="character" w:styleId="Hyperlink">
    <w:name w:val="Hyperlink"/>
    <w:basedOn w:val="DefaultParagraphFont"/>
    <w:uiPriority w:val="99"/>
    <w:unhideWhenUsed/>
    <w:rsid w:val="00182224"/>
    <w:rPr>
      <w:color w:val="0000FF" w:themeColor="hyperlink"/>
      <w:u w:val="single"/>
    </w:rPr>
  </w:style>
  <w:style w:type="character" w:styleId="UnresolvedMention">
    <w:name w:val="Unresolved Mention"/>
    <w:basedOn w:val="DefaultParagraphFont"/>
    <w:uiPriority w:val="99"/>
    <w:semiHidden/>
    <w:unhideWhenUsed/>
    <w:rsid w:val="00182224"/>
    <w:rPr>
      <w:color w:val="605E5C"/>
      <w:shd w:val="clear" w:color="auto" w:fill="E1DFDD"/>
    </w:rPr>
  </w:style>
  <w:style w:type="paragraph" w:styleId="Header">
    <w:name w:val="header"/>
    <w:basedOn w:val="Normal"/>
    <w:link w:val="HeaderChar"/>
    <w:uiPriority w:val="99"/>
    <w:unhideWhenUsed/>
    <w:rsid w:val="00E52311"/>
    <w:pPr>
      <w:tabs>
        <w:tab w:val="center" w:pos="4680"/>
        <w:tab w:val="right" w:pos="9360"/>
      </w:tabs>
      <w:spacing w:line="240" w:lineRule="auto"/>
    </w:pPr>
  </w:style>
  <w:style w:type="character" w:customStyle="1" w:styleId="HeaderChar">
    <w:name w:val="Header Char"/>
    <w:basedOn w:val="DefaultParagraphFont"/>
    <w:link w:val="Header"/>
    <w:uiPriority w:val="99"/>
    <w:rsid w:val="00E52311"/>
  </w:style>
  <w:style w:type="paragraph" w:styleId="Footer">
    <w:name w:val="footer"/>
    <w:basedOn w:val="Normal"/>
    <w:link w:val="FooterChar"/>
    <w:uiPriority w:val="99"/>
    <w:unhideWhenUsed/>
    <w:rsid w:val="00E52311"/>
    <w:pPr>
      <w:tabs>
        <w:tab w:val="center" w:pos="4680"/>
        <w:tab w:val="right" w:pos="9360"/>
      </w:tabs>
      <w:spacing w:line="240" w:lineRule="auto"/>
    </w:pPr>
  </w:style>
  <w:style w:type="character" w:customStyle="1" w:styleId="FooterChar">
    <w:name w:val="Footer Char"/>
    <w:basedOn w:val="DefaultParagraphFont"/>
    <w:link w:val="Footer"/>
    <w:uiPriority w:val="99"/>
    <w:rsid w:val="00E52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www.tandfonline.com/doi/full/10.1080/00275514.2020.1823175" TargetMode="External"/><Relationship Id="rId1" Type="http://schemas.openxmlformats.org/officeDocument/2006/relationships/hyperlink" Target="https://www.sciencedirect.com/science/article/pii/S1754504823000752"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doi.org/10.1007/s102670200013" TargetMode="External"/><Relationship Id="rId21" Type="http://schemas.openxmlformats.org/officeDocument/2006/relationships/hyperlink" Target="https://www.zotero.org/google-docs/?QeOljI" TargetMode="External"/><Relationship Id="rId42" Type="http://schemas.openxmlformats.org/officeDocument/2006/relationships/hyperlink" Target="https://www.zotero.org/google-docs/?broken=ICwvDI" TargetMode="External"/><Relationship Id="rId63" Type="http://schemas.openxmlformats.org/officeDocument/2006/relationships/hyperlink" Target="https://www.zotero.org/google-docs/?MNmROj" TargetMode="External"/><Relationship Id="rId84" Type="http://schemas.openxmlformats.org/officeDocument/2006/relationships/hyperlink" Target="https://doi.org/10.2509/naf2013.008.005" TargetMode="External"/><Relationship Id="rId138" Type="http://schemas.openxmlformats.org/officeDocument/2006/relationships/hyperlink" Target="https://doi.org/10.1093/molbev/msaf172" TargetMode="External"/><Relationship Id="rId107" Type="http://schemas.openxmlformats.org/officeDocument/2006/relationships/hyperlink" Target="https://doi.org/10.1098/rsif.2017.0083" TargetMode="External"/><Relationship Id="rId11" Type="http://schemas.openxmlformats.org/officeDocument/2006/relationships/hyperlink" Target="https://www.zotero.org/google-docs/?H6Gh1u" TargetMode="External"/><Relationship Id="rId32" Type="http://schemas.openxmlformats.org/officeDocument/2006/relationships/hyperlink" Target="https://www.zotero.org/google-docs/?broken=2yVVhA" TargetMode="External"/><Relationship Id="rId37" Type="http://schemas.openxmlformats.org/officeDocument/2006/relationships/hyperlink" Target="https://www.zotero.org/google-docs/?broken=7NdadC" TargetMode="External"/><Relationship Id="rId53" Type="http://schemas.openxmlformats.org/officeDocument/2006/relationships/hyperlink" Target="https://www.zotero.org/google-docs/?pV2PR6" TargetMode="External"/><Relationship Id="rId58" Type="http://schemas.openxmlformats.org/officeDocument/2006/relationships/hyperlink" Target="https://www.zotero.org/google-docs/?hP4nR0" TargetMode="External"/><Relationship Id="rId74" Type="http://schemas.openxmlformats.org/officeDocument/2006/relationships/hyperlink" Target="https://www.zotero.org/google-docs/?1TrUCR" TargetMode="External"/><Relationship Id="rId79" Type="http://schemas.openxmlformats.org/officeDocument/2006/relationships/hyperlink" Target="http://tullabs.com/amanita/" TargetMode="External"/><Relationship Id="rId102" Type="http://schemas.openxmlformats.org/officeDocument/2006/relationships/hyperlink" Target="https://doi.org/10.1002/ecy.4016" TargetMode="External"/><Relationship Id="rId123" Type="http://schemas.openxmlformats.org/officeDocument/2006/relationships/hyperlink" Target="https://doi.org/10.5598/imafungus.2016.07.01.07" TargetMode="External"/><Relationship Id="rId128" Type="http://schemas.openxmlformats.org/officeDocument/2006/relationships/hyperlink" Target="https://doi.org/10.1080/00275514.2017.1394789" TargetMode="External"/><Relationship Id="rId5" Type="http://schemas.openxmlformats.org/officeDocument/2006/relationships/endnotes" Target="endnotes.xml"/><Relationship Id="rId90" Type="http://schemas.openxmlformats.org/officeDocument/2006/relationships/hyperlink" Target="https://doi.org/10.58828/nuy00738" TargetMode="External"/><Relationship Id="rId95" Type="http://schemas.openxmlformats.org/officeDocument/2006/relationships/hyperlink" Target="https://doi.org/10.1016/j.myc.2016.01.005" TargetMode="External"/><Relationship Id="rId22" Type="http://schemas.openxmlformats.org/officeDocument/2006/relationships/hyperlink" Target="https://www.zotero.org/google-docs/?pABV6I" TargetMode="External"/><Relationship Id="rId27" Type="http://schemas.openxmlformats.org/officeDocument/2006/relationships/hyperlink" Target="https://www.zotero.org/google-docs/?PuefvJ" TargetMode="External"/><Relationship Id="rId43" Type="http://schemas.openxmlformats.org/officeDocument/2006/relationships/hyperlink" Target="https://www.zotero.org/google-docs/?broken=cQCJ3j" TargetMode="External"/><Relationship Id="rId48" Type="http://schemas.openxmlformats.org/officeDocument/2006/relationships/hyperlink" Target="https://www.zotero.org/google-docs/?broken=s7kdK9" TargetMode="External"/><Relationship Id="rId64" Type="http://schemas.openxmlformats.org/officeDocument/2006/relationships/hyperlink" Target="https://www.zotero.org/google-docs/?W4L63i" TargetMode="External"/><Relationship Id="rId69" Type="http://schemas.openxmlformats.org/officeDocument/2006/relationships/image" Target="media/image4.png"/><Relationship Id="rId113" Type="http://schemas.openxmlformats.org/officeDocument/2006/relationships/hyperlink" Target="https://doi.org/10.1093/molbev/msaa015" TargetMode="External"/><Relationship Id="rId118" Type="http://schemas.openxmlformats.org/officeDocument/2006/relationships/hyperlink" Target="https://doi.org/10.1007/S102670200051" TargetMode="External"/><Relationship Id="rId134" Type="http://schemas.openxmlformats.org/officeDocument/2006/relationships/hyperlink" Target="https://doi.org/10.5091/plecevo.2016.1198" TargetMode="External"/><Relationship Id="rId139" Type="http://schemas.openxmlformats.org/officeDocument/2006/relationships/header" Target="header1.xml"/><Relationship Id="rId80" Type="http://schemas.openxmlformats.org/officeDocument/2006/relationships/hyperlink" Target="https://doi.org/10.1016/j.funeco.2014.06.005" TargetMode="External"/><Relationship Id="rId85" Type="http://schemas.openxmlformats.org/officeDocument/2006/relationships/hyperlink" Target="https://doi.org/10.5248/117.485" TargetMode="External"/><Relationship Id="rId12" Type="http://schemas.openxmlformats.org/officeDocument/2006/relationships/hyperlink" Target="https://www.zotero.org/google-docs/?lnaG3l" TargetMode="External"/><Relationship Id="rId17" Type="http://schemas.openxmlformats.org/officeDocument/2006/relationships/hyperlink" Target="https://www.zotero.org/google-docs/?3s9yEm" TargetMode="External"/><Relationship Id="rId33" Type="http://schemas.openxmlformats.org/officeDocument/2006/relationships/hyperlink" Target="https://www.zotero.org/google-docs/?broken=HS6HbQ" TargetMode="External"/><Relationship Id="rId38" Type="http://schemas.openxmlformats.org/officeDocument/2006/relationships/hyperlink" Target="https://www.zotero.org/google-docs/?broken=bDnpMv" TargetMode="External"/><Relationship Id="rId59" Type="http://schemas.openxmlformats.org/officeDocument/2006/relationships/hyperlink" Target="https://www.zotero.org/google-docs/?Kovz22" TargetMode="External"/><Relationship Id="rId103" Type="http://schemas.openxmlformats.org/officeDocument/2006/relationships/hyperlink" Target="https://doi.org/10.1007/s11557-015-1058-7" TargetMode="External"/><Relationship Id="rId108" Type="http://schemas.openxmlformats.org/officeDocument/2006/relationships/hyperlink" Target="https://doi.org/10.1111/nph.17892" TargetMode="External"/><Relationship Id="rId124" Type="http://schemas.openxmlformats.org/officeDocument/2006/relationships/hyperlink" Target="https://doi.org/10.1016/1352-2310(96)00128-8" TargetMode="External"/><Relationship Id="rId129" Type="http://schemas.openxmlformats.org/officeDocument/2006/relationships/hyperlink" Target="https://phytotaxa.mapress.com/pt/article/view/phytotaxa.286.4.1" TargetMode="External"/><Relationship Id="rId54" Type="http://schemas.openxmlformats.org/officeDocument/2006/relationships/hyperlink" Target="https://www.zotero.org/google-docs/?SV9Uon" TargetMode="External"/><Relationship Id="rId70" Type="http://schemas.openxmlformats.org/officeDocument/2006/relationships/image" Target="media/image5.png"/><Relationship Id="rId75" Type="http://schemas.openxmlformats.org/officeDocument/2006/relationships/hyperlink" Target="https://www.zotero.org/google-docs/?gZFwCy" TargetMode="External"/><Relationship Id="rId91" Type="http://schemas.openxmlformats.org/officeDocument/2006/relationships/hyperlink" Target="https://phytotaxa.mapress.com/pt/article/view/phytotaxa.243.2.4" TargetMode="External"/><Relationship Id="rId96" Type="http://schemas.openxmlformats.org/officeDocument/2006/relationships/hyperlink" Target="https://doi.org/10.1016/j.myc.2017.06.009" TargetMode="External"/><Relationship Id="rId14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23" Type="http://schemas.openxmlformats.org/officeDocument/2006/relationships/hyperlink" Target="https://www.zotero.org/google-docs/?O2Vb9q" TargetMode="External"/><Relationship Id="rId28" Type="http://schemas.openxmlformats.org/officeDocument/2006/relationships/hyperlink" Target="https://www.zotero.org/google-docs/?M3o6T2" TargetMode="External"/><Relationship Id="rId49" Type="http://schemas.openxmlformats.org/officeDocument/2006/relationships/hyperlink" Target="https://www.zotero.org/google-docs/?jFUDdV" TargetMode="External"/><Relationship Id="rId114" Type="http://schemas.openxmlformats.org/officeDocument/2006/relationships/hyperlink" Target="https://doi.org/10.1007/s11557-006-0032-9" TargetMode="External"/><Relationship Id="rId119" Type="http://schemas.openxmlformats.org/officeDocument/2006/relationships/hyperlink" Target="https://doi.org/10.1371/journal.pone.0250477" TargetMode="External"/><Relationship Id="rId44" Type="http://schemas.openxmlformats.org/officeDocument/2006/relationships/hyperlink" Target="https://www.zotero.org/google-docs/?broken=cKbT6B" TargetMode="External"/><Relationship Id="rId60" Type="http://schemas.openxmlformats.org/officeDocument/2006/relationships/hyperlink" Target="https://www.zotero.org/google-docs/?RLNdLx" TargetMode="External"/><Relationship Id="rId65" Type="http://schemas.openxmlformats.org/officeDocument/2006/relationships/hyperlink" Target="https://www.zotero.org/google-docs/?lAJHIK" TargetMode="External"/><Relationship Id="rId81" Type="http://schemas.openxmlformats.org/officeDocument/2006/relationships/hyperlink" Target="https://doi.org/10.1002/ece3.1911" TargetMode="External"/><Relationship Id="rId86" Type="http://schemas.openxmlformats.org/officeDocument/2006/relationships/hyperlink" Target="https://doi.org/10.1038/s41598-018-23292-8" TargetMode="External"/><Relationship Id="rId130" Type="http://schemas.openxmlformats.org/officeDocument/2006/relationships/hyperlink" Target="https://doi.org/10.11646/phytotaxa.286.4.1" TargetMode="External"/><Relationship Id="rId135" Type="http://schemas.openxmlformats.org/officeDocument/2006/relationships/hyperlink" Target="https://doi.org/10.1590/S0102-33062013000100005" TargetMode="External"/><Relationship Id="rId13" Type="http://schemas.openxmlformats.org/officeDocument/2006/relationships/hyperlink" Target="https://www.zotero.org/google-docs/?ZiTvaE" TargetMode="External"/><Relationship Id="rId18" Type="http://schemas.openxmlformats.org/officeDocument/2006/relationships/hyperlink" Target="https://www.zotero.org/google-docs/?geU7hF" TargetMode="External"/><Relationship Id="rId39" Type="http://schemas.openxmlformats.org/officeDocument/2006/relationships/hyperlink" Target="https://www.zotero.org/google-docs/?broken=zSoMbd" TargetMode="External"/><Relationship Id="rId109" Type="http://schemas.openxmlformats.org/officeDocument/2006/relationships/hyperlink" Target="https://doi.org/10.5248/107.419" TargetMode="External"/><Relationship Id="rId34" Type="http://schemas.openxmlformats.org/officeDocument/2006/relationships/hyperlink" Target="https://www.zotero.org/google-docs/?broken=EMruGM" TargetMode="External"/><Relationship Id="rId50" Type="http://schemas.openxmlformats.org/officeDocument/2006/relationships/image" Target="media/image2.png"/><Relationship Id="rId55" Type="http://schemas.openxmlformats.org/officeDocument/2006/relationships/hyperlink" Target="https://www.zotero.org/google-docs/?7Ca8FF" TargetMode="External"/><Relationship Id="rId76" Type="http://schemas.openxmlformats.org/officeDocument/2006/relationships/hyperlink" Target="https://www.zotero.org/google-docs/?CNsLth" TargetMode="External"/><Relationship Id="rId97" Type="http://schemas.openxmlformats.org/officeDocument/2006/relationships/hyperlink" Target="https://doi.org/10.1016/j.funbio.2010.09.003" TargetMode="External"/><Relationship Id="rId104" Type="http://schemas.openxmlformats.org/officeDocument/2006/relationships/hyperlink" Target="https://doi.org/10.1098/rsbl.2010.0820" TargetMode="External"/><Relationship Id="rId120" Type="http://schemas.openxmlformats.org/officeDocument/2006/relationships/hyperlink" Target="https://doi.org/10.1038/44766" TargetMode="External"/><Relationship Id="rId125" Type="http://schemas.openxmlformats.org/officeDocument/2006/relationships/hyperlink" Target="https://doi.org/10.7717/peerj.16505" TargetMode="External"/><Relationship Id="rId141" Type="http://schemas.microsoft.com/office/2011/relationships/people" Target="people.xml"/><Relationship Id="rId7" Type="http://schemas.microsoft.com/office/2011/relationships/commentsExtended" Target="commentsExtended.xml"/><Relationship Id="rId71" Type="http://schemas.openxmlformats.org/officeDocument/2006/relationships/image" Target="media/image6.png"/><Relationship Id="rId92" Type="http://schemas.openxmlformats.org/officeDocument/2006/relationships/hyperlink" Target="https://doi.org/10.11646/phytotaxa.243.2.4" TargetMode="External"/><Relationship Id="rId2" Type="http://schemas.openxmlformats.org/officeDocument/2006/relationships/settings" Target="settings.xml"/><Relationship Id="rId29" Type="http://schemas.openxmlformats.org/officeDocument/2006/relationships/hyperlink" Target="https://www.zotero.org/google-docs/?broken=e6t3HB" TargetMode="External"/><Relationship Id="rId24" Type="http://schemas.openxmlformats.org/officeDocument/2006/relationships/hyperlink" Target="https://www.zotero.org/google-docs/?GkLdMY" TargetMode="External"/><Relationship Id="rId40" Type="http://schemas.openxmlformats.org/officeDocument/2006/relationships/hyperlink" Target="https://www.zotero.org/google-docs/?broken=TJLHwh" TargetMode="External"/><Relationship Id="rId45" Type="http://schemas.openxmlformats.org/officeDocument/2006/relationships/hyperlink" Target="https://www.zotero.org/google-docs/?broken=oqAciC" TargetMode="External"/><Relationship Id="rId66" Type="http://schemas.openxmlformats.org/officeDocument/2006/relationships/hyperlink" Target="https://www.zotero.org/google-docs/?3vF2Ey" TargetMode="External"/><Relationship Id="rId87" Type="http://schemas.openxmlformats.org/officeDocument/2006/relationships/hyperlink" Target="https://doi.org/10.5941/MYCO.2015.43.4.408" TargetMode="External"/><Relationship Id="rId110" Type="http://schemas.openxmlformats.org/officeDocument/2006/relationships/hyperlink" Target="https://doi.org/10.3852/07-079" TargetMode="External"/><Relationship Id="rId115" Type="http://schemas.openxmlformats.org/officeDocument/2006/relationships/hyperlink" Target="https://doi.org/10.1007/BF02463955" TargetMode="External"/><Relationship Id="rId131" Type="http://schemas.openxmlformats.org/officeDocument/2006/relationships/hyperlink" Target="https://doi.org/10.5962/p.414578" TargetMode="External"/><Relationship Id="rId136" Type="http://schemas.openxmlformats.org/officeDocument/2006/relationships/hyperlink" Target="https://doi.org/10.1093/molbev/msx319" TargetMode="External"/><Relationship Id="rId61" Type="http://schemas.openxmlformats.org/officeDocument/2006/relationships/hyperlink" Target="https://www.zotero.org/google-docs/?broken=4nmRtG" TargetMode="External"/><Relationship Id="rId82" Type="http://schemas.openxmlformats.org/officeDocument/2006/relationships/hyperlink" Target="https://doi.org/10.1038/sdata.2018.214" TargetMode="External"/><Relationship Id="rId19" Type="http://schemas.openxmlformats.org/officeDocument/2006/relationships/hyperlink" Target="https://www.zotero.org/google-docs/?yRIMVm" TargetMode="External"/><Relationship Id="rId14" Type="http://schemas.openxmlformats.org/officeDocument/2006/relationships/hyperlink" Target="https://www.zotero.org/google-docs/?eMU46q" TargetMode="External"/><Relationship Id="rId30" Type="http://schemas.openxmlformats.org/officeDocument/2006/relationships/hyperlink" Target="https://www.zotero.org/google-docs/?broken=q7qRJr" TargetMode="External"/><Relationship Id="rId35" Type="http://schemas.openxmlformats.org/officeDocument/2006/relationships/hyperlink" Target="https://www.zotero.org/google-docs/?broken=LUMJYi" TargetMode="External"/><Relationship Id="rId56" Type="http://schemas.openxmlformats.org/officeDocument/2006/relationships/hyperlink" Target="https://www.zotero.org/google-docs/?NBEOqk" TargetMode="External"/><Relationship Id="rId77" Type="http://schemas.openxmlformats.org/officeDocument/2006/relationships/hyperlink" Target="https://doi.org/10.1111/evo.13492" TargetMode="External"/><Relationship Id="rId100" Type="http://schemas.openxmlformats.org/officeDocument/2006/relationships/hyperlink" Target="https://doi.org/10.1016/j.funeco.2014.10.003" TargetMode="External"/><Relationship Id="rId105" Type="http://schemas.openxmlformats.org/officeDocument/2006/relationships/hyperlink" Target="https://doi.org/10.1016/0146-664X(82)90034-X" TargetMode="External"/><Relationship Id="rId126" Type="http://schemas.openxmlformats.org/officeDocument/2006/relationships/hyperlink" Target="https://doi.org/10.1007/S10267-004-0199-3" TargetMode="External"/><Relationship Id="rId8" Type="http://schemas.microsoft.com/office/2016/09/relationships/commentsIds" Target="commentsIds.xml"/><Relationship Id="rId51" Type="http://schemas.openxmlformats.org/officeDocument/2006/relationships/hyperlink" Target="https://www.zotero.org/google-docs/?LwGCFV" TargetMode="External"/><Relationship Id="rId72" Type="http://schemas.openxmlformats.org/officeDocument/2006/relationships/image" Target="media/image7.png"/><Relationship Id="rId93" Type="http://schemas.openxmlformats.org/officeDocument/2006/relationships/hyperlink" Target="https://doi.org/10.1007/s11557-013-0906-6" TargetMode="External"/><Relationship Id="rId98" Type="http://schemas.openxmlformats.org/officeDocument/2006/relationships/hyperlink" Target="https://doi.org/10.1016/j.funeco.2023.101298" TargetMode="External"/><Relationship Id="rId121" Type="http://schemas.openxmlformats.org/officeDocument/2006/relationships/hyperlink" Target="https://doi.org/10.1073/pnas.2505059122" TargetMode="External"/><Relationship Id="rId142"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https://www.zotero.org/google-docs/?2elDJc" TargetMode="External"/><Relationship Id="rId46" Type="http://schemas.openxmlformats.org/officeDocument/2006/relationships/hyperlink" Target="https://www.zotero.org/google-docs/?broken=vmxsft" TargetMode="External"/><Relationship Id="rId67" Type="http://schemas.openxmlformats.org/officeDocument/2006/relationships/hyperlink" Target="https://www.zotero.org/google-docs/?75TAEj" TargetMode="External"/><Relationship Id="rId116" Type="http://schemas.openxmlformats.org/officeDocument/2006/relationships/hyperlink" Target="https://doi.org/10.1080/00275514.2001.12063257" TargetMode="External"/><Relationship Id="rId137" Type="http://schemas.openxmlformats.org/officeDocument/2006/relationships/hyperlink" Target="https://doi.org/10.1371/journal.pone.0039597" TargetMode="External"/><Relationship Id="rId20" Type="http://schemas.openxmlformats.org/officeDocument/2006/relationships/hyperlink" Target="https://www.zotero.org/google-docs/?PdZIAX" TargetMode="External"/><Relationship Id="rId41" Type="http://schemas.openxmlformats.org/officeDocument/2006/relationships/hyperlink" Target="https://www.zotero.org/google-docs/?broken=ObDTzg" TargetMode="External"/><Relationship Id="rId62" Type="http://schemas.openxmlformats.org/officeDocument/2006/relationships/hyperlink" Target="https://www.zotero.org/google-docs/?Dt9oYk" TargetMode="External"/><Relationship Id="rId83" Type="http://schemas.openxmlformats.org/officeDocument/2006/relationships/hyperlink" Target="https://doi.org/10.1554/0014-3820(2003)057%255B0717:TFPSIC%255D2.0.CO;2" TargetMode="External"/><Relationship Id="rId88" Type="http://schemas.openxmlformats.org/officeDocument/2006/relationships/hyperlink" Target="https://doi.org/10.5248/132.665" TargetMode="External"/><Relationship Id="rId111" Type="http://schemas.openxmlformats.org/officeDocument/2006/relationships/hyperlink" Target="https://doi.org/10.1139/b91-338" TargetMode="External"/><Relationship Id="rId132" Type="http://schemas.openxmlformats.org/officeDocument/2006/relationships/hyperlink" Target="https://doi.org/10.1080/00275514.2019.1636608" TargetMode="External"/><Relationship Id="rId15" Type="http://schemas.openxmlformats.org/officeDocument/2006/relationships/image" Target="media/image1.png"/><Relationship Id="rId36" Type="http://schemas.openxmlformats.org/officeDocument/2006/relationships/hyperlink" Target="https://www.zotero.org/google-docs/?broken=YnI0z6" TargetMode="External"/><Relationship Id="rId57" Type="http://schemas.openxmlformats.org/officeDocument/2006/relationships/hyperlink" Target="https://www.zotero.org/google-docs/?8mCTkR" TargetMode="External"/><Relationship Id="rId106" Type="http://schemas.openxmlformats.org/officeDocument/2006/relationships/hyperlink" Target="https://www.mushroomexpert.com/index.html" TargetMode="External"/><Relationship Id="rId127" Type="http://schemas.openxmlformats.org/officeDocument/2006/relationships/hyperlink" Target="https://doi.org/10.1007/s11557-015-1061-z" TargetMode="External"/><Relationship Id="rId10" Type="http://schemas.openxmlformats.org/officeDocument/2006/relationships/hyperlink" Target="https://www.zotero.org/google-docs/?lRiv3Y" TargetMode="External"/><Relationship Id="rId31" Type="http://schemas.openxmlformats.org/officeDocument/2006/relationships/hyperlink" Target="https://www.zotero.org/google-docs/?broken=drUfMB" TargetMode="External"/><Relationship Id="rId52" Type="http://schemas.openxmlformats.org/officeDocument/2006/relationships/hyperlink" Target="https://www.zotero.org/google-docs/?broken=IO1788" TargetMode="External"/><Relationship Id="rId73" Type="http://schemas.openxmlformats.org/officeDocument/2006/relationships/image" Target="media/image8.png"/><Relationship Id="rId78" Type="http://schemas.openxmlformats.org/officeDocument/2006/relationships/hyperlink" Target="https://doi.org/10.1016/j.fbr.2015.03.001" TargetMode="External"/><Relationship Id="rId94" Type="http://schemas.openxmlformats.org/officeDocument/2006/relationships/hyperlink" Target="https://doi.org/10.1073/pnas.1509612113" TargetMode="External"/><Relationship Id="rId99" Type="http://schemas.openxmlformats.org/officeDocument/2006/relationships/hyperlink" Target="https://doi.org/10.1128/microbiolspec.FUNK-0047-2016" TargetMode="External"/><Relationship Id="rId101" Type="http://schemas.openxmlformats.org/officeDocument/2006/relationships/hyperlink" Target="https://doi.org/10.1371/journal.pone.0140407" TargetMode="External"/><Relationship Id="rId122" Type="http://schemas.openxmlformats.org/officeDocument/2006/relationships/hyperlink" Target="https://doi.org/10.1080/00275514.1983.12023789" TargetMode="External"/><Relationship Id="rId4" Type="http://schemas.openxmlformats.org/officeDocument/2006/relationships/footnotes" Target="footnotes.xml"/><Relationship Id="rId9" Type="http://schemas.microsoft.com/office/2018/08/relationships/commentsExtensible" Target="commentsExtensible.xml"/><Relationship Id="rId26" Type="http://schemas.openxmlformats.org/officeDocument/2006/relationships/hyperlink" Target="http://amanitaceae.org" TargetMode="External"/><Relationship Id="rId47" Type="http://schemas.openxmlformats.org/officeDocument/2006/relationships/hyperlink" Target="https://www.zotero.org/google-docs/?broken=GG5xvR" TargetMode="External"/><Relationship Id="rId68" Type="http://schemas.openxmlformats.org/officeDocument/2006/relationships/image" Target="media/image3.png"/><Relationship Id="rId89" Type="http://schemas.openxmlformats.org/officeDocument/2006/relationships/hyperlink" Target="https://doi.org/10.1007/s13225-018-0405-9" TargetMode="External"/><Relationship Id="rId112" Type="http://schemas.openxmlformats.org/officeDocument/2006/relationships/hyperlink" Target="https://doi.org/10.1080/00275514.1992.12026193" TargetMode="External"/><Relationship Id="rId133" Type="http://schemas.openxmlformats.org/officeDocument/2006/relationships/hyperlink" Target="https://doi.org/10.5943/mycosphere/6/3/3" TargetMode="External"/><Relationship Id="rId16" Type="http://schemas.openxmlformats.org/officeDocument/2006/relationships/hyperlink" Target="https://www.zotero.org/google-docs/?0vZQ8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40</Pages>
  <Words>8722</Words>
  <Characters>49721</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Raiti</dc:creator>
  <cp:keywords/>
  <dc:description/>
  <cp:lastModifiedBy>Jason Raiti</cp:lastModifiedBy>
  <cp:revision>2</cp:revision>
  <dcterms:created xsi:type="dcterms:W3CDTF">2026-09-27T01:15:00Z</dcterms:created>
  <dcterms:modified xsi:type="dcterms:W3CDTF">2026-09-27T01:15:00Z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id="5sEbp5ez"/&gt;&lt;style id="http://www.zotero.org/styles/cse-name-year" hasBibliography="1" bibliographyStyleHasBeenSet="1"/&gt;&lt;prefs&gt;&lt;pref name="fieldType" value="Field"/&gt;&lt;pref name="automaticJournalAbbr</vt:lpwstr>
  </property>
  <property fmtid="{D5CDD505-2E9C-101B-9397-08002B2CF9AE}" pid="3" name="ZOTERO_PREF_2">
    <vt:lpwstr>eviations" value="true"/&gt;&lt;/prefs&gt;&lt;/data&gt;</vt:lpwstr>
  </property>
</Properties>
</file>